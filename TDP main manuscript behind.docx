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6B368" w14:textId="77777777" w:rsidR="00304219" w:rsidDel="00491262" w:rsidRDefault="00304219" w:rsidP="00304219">
      <w:pPr>
        <w:spacing w:line="360" w:lineRule="auto"/>
        <w:rPr>
          <w:del w:id="0" w:author="rongquan zhai" w:date="2024-12-26T22:44:00Z" w16du:dateUtc="2024-12-26T14:44:00Z"/>
          <w:rFonts w:ascii="Times New Roman" w:hAnsi="Times New Roman" w:cs="Times New Roman"/>
          <w:b/>
          <w:bCs/>
          <w:sz w:val="36"/>
          <w:szCs w:val="36"/>
        </w:rPr>
      </w:pPr>
      <w:r>
        <w:rPr>
          <w:rFonts w:ascii="Times New Roman" w:hAnsi="Times New Roman" w:cs="Times New Roman" w:hint="eastAsia"/>
          <w:b/>
          <w:bCs/>
          <w:sz w:val="36"/>
          <w:szCs w:val="36"/>
        </w:rPr>
        <w:t>Title</w:t>
      </w:r>
      <w:r>
        <w:rPr>
          <w:rFonts w:ascii="Times New Roman" w:hAnsi="Times New Roman" w:cs="Times New Roman"/>
          <w:b/>
          <w:bCs/>
          <w:sz w:val="36"/>
          <w:szCs w:val="36"/>
        </w:rPr>
        <w:t xml:space="preserve">: </w:t>
      </w:r>
      <w:r w:rsidR="009D46A6" w:rsidRPr="009363DD">
        <w:rPr>
          <w:rFonts w:ascii="Times New Roman" w:hAnsi="Times New Roman" w:cs="Times New Roman"/>
          <w:b/>
          <w:bCs/>
          <w:sz w:val="36"/>
          <w:szCs w:val="36"/>
        </w:rPr>
        <w:t>Decoding and prediction of individual neural representations of emotion processing with a scalable tensor-based principle</w:t>
      </w:r>
    </w:p>
    <w:p w14:paraId="53AD9976" w14:textId="77777777" w:rsidR="00304219" w:rsidRDefault="00304219" w:rsidP="00304219">
      <w:pPr>
        <w:spacing w:line="360" w:lineRule="auto"/>
        <w:rPr>
          <w:rFonts w:ascii="Times New Roman" w:hAnsi="Times New Roman" w:cs="Times New Roman"/>
          <w:b/>
          <w:bCs/>
          <w:sz w:val="28"/>
          <w:szCs w:val="28"/>
        </w:rPr>
      </w:pPr>
    </w:p>
    <w:p w14:paraId="45E5274C" w14:textId="77777777" w:rsidR="00485314" w:rsidRPr="00D83675" w:rsidRDefault="00485314" w:rsidP="00485314">
      <w:pPr>
        <w:spacing w:line="360" w:lineRule="auto"/>
        <w:rPr>
          <w:rFonts w:ascii="Times New Roman" w:hAnsi="Times New Roman" w:cs="Times New Roman"/>
          <w:b/>
          <w:bCs/>
          <w:sz w:val="36"/>
          <w:szCs w:val="36"/>
          <w:rPrChange w:id="1" w:author="rongquan zhai" w:date="2024-12-27T14:53:00Z" w16du:dateUtc="2024-12-27T06:53:00Z">
            <w:rPr>
              <w:rFonts w:ascii="Times New Roman" w:hAnsi="Times New Roman" w:cs="Times New Roman"/>
              <w:b/>
              <w:bCs/>
              <w:sz w:val="28"/>
              <w:szCs w:val="28"/>
            </w:rPr>
          </w:rPrChange>
        </w:rPr>
      </w:pPr>
      <w:r w:rsidRPr="00D83675">
        <w:rPr>
          <w:rFonts w:ascii="Times New Roman" w:hAnsi="Times New Roman" w:cs="Times New Roman"/>
          <w:b/>
          <w:bCs/>
          <w:sz w:val="36"/>
          <w:szCs w:val="36"/>
          <w:rPrChange w:id="2" w:author="rongquan zhai" w:date="2024-12-27T14:53:00Z" w16du:dateUtc="2024-12-27T06:53:00Z">
            <w:rPr>
              <w:rFonts w:ascii="Times New Roman" w:hAnsi="Times New Roman" w:cs="Times New Roman"/>
              <w:b/>
              <w:bCs/>
              <w:sz w:val="28"/>
              <w:szCs w:val="28"/>
            </w:rPr>
          </w:rPrChange>
        </w:rPr>
        <w:t xml:space="preserve">Authors: </w:t>
      </w:r>
    </w:p>
    <w:p w14:paraId="032169E0" w14:textId="77777777" w:rsidR="00485314" w:rsidRPr="008521D2" w:rsidDel="00BB2D3C" w:rsidRDefault="00485314" w:rsidP="00485314">
      <w:pPr>
        <w:spacing w:line="360" w:lineRule="auto"/>
        <w:rPr>
          <w:del w:id="3" w:author="rongquan zhai" w:date="2024-12-26T22:46:00Z" w16du:dateUtc="2024-12-26T14:46:00Z"/>
          <w:rFonts w:ascii="Times New Roman" w:hAnsi="Times New Roman" w:cs="Times New Roman"/>
        </w:rPr>
      </w:pPr>
      <w:proofErr w:type="spellStart"/>
      <w:r w:rsidRPr="00C4258A">
        <w:rPr>
          <w:rFonts w:ascii="Times New Roman" w:hAnsi="Times New Roman" w:cs="Times New Roman" w:hint="eastAsia"/>
        </w:rPr>
        <w:t>Rongquan</w:t>
      </w:r>
      <w:proofErr w:type="spellEnd"/>
      <w:r w:rsidRPr="00C4258A">
        <w:rPr>
          <w:rFonts w:ascii="Times New Roman" w:hAnsi="Times New Roman" w:cs="Times New Roman"/>
        </w:rPr>
        <w:t xml:space="preserve"> Zhai, B.S.</w:t>
      </w:r>
      <w:r w:rsidRPr="00C4258A">
        <w:rPr>
          <w:rFonts w:ascii="Times New Roman" w:hAnsi="Times New Roman" w:cs="Times New Roman"/>
          <w:vertAlign w:val="superscript"/>
        </w:rPr>
        <w:t>1,2</w:t>
      </w:r>
      <w:r w:rsidRPr="00C4258A">
        <w:rPr>
          <w:rFonts w:ascii="Times New Roman" w:hAnsi="Times New Roman" w:cs="Times New Roman"/>
        </w:rPr>
        <w:t xml:space="preserve">; </w:t>
      </w:r>
      <w:proofErr w:type="spellStart"/>
      <w:r>
        <w:rPr>
          <w:rFonts w:ascii="Times New Roman" w:hAnsi="Times New Roman" w:cs="Times New Roman" w:hint="eastAsia"/>
        </w:rPr>
        <w:t>Wei</w:t>
      </w:r>
      <w:r>
        <w:rPr>
          <w:rFonts w:ascii="Times New Roman" w:hAnsi="Times New Roman" w:cs="Times New Roman"/>
        </w:rPr>
        <w:t>yang</w:t>
      </w:r>
      <w:proofErr w:type="spellEnd"/>
      <w:r>
        <w:rPr>
          <w:rFonts w:ascii="Times New Roman" w:hAnsi="Times New Roman" w:cs="Times New Roman"/>
        </w:rPr>
        <w:t xml:space="preserve"> Ding, Ph.D.</w:t>
      </w:r>
      <w:r w:rsidRPr="008521D2">
        <w:rPr>
          <w:rFonts w:ascii="Times New Roman" w:hAnsi="Times New Roman" w:cs="Times New Roman" w:hint="eastAsia"/>
          <w:vertAlign w:val="superscript"/>
        </w:rPr>
        <w:t>1</w:t>
      </w:r>
      <w:r w:rsidRPr="008521D2">
        <w:rPr>
          <w:rFonts w:ascii="Times New Roman" w:hAnsi="Times New Roman" w:cs="Times New Roman"/>
          <w:vertAlign w:val="superscript"/>
        </w:rPr>
        <w:t>,2,31</w:t>
      </w:r>
      <w:r>
        <w:rPr>
          <w:rFonts w:ascii="Times New Roman" w:hAnsi="Times New Roman" w:cs="Times New Roman"/>
        </w:rPr>
        <w:t>;</w:t>
      </w:r>
      <w:r w:rsidRPr="00C4258A">
        <w:rPr>
          <w:rFonts w:ascii="Times New Roman" w:hAnsi="Times New Roman" w:cs="Times New Roman"/>
        </w:rPr>
        <w:t xml:space="preserve">Tobias </w:t>
      </w:r>
      <w:proofErr w:type="spellStart"/>
      <w:r w:rsidRPr="00C4258A">
        <w:rPr>
          <w:rFonts w:ascii="Times New Roman" w:hAnsi="Times New Roman" w:cs="Times New Roman"/>
        </w:rPr>
        <w:t>Banaschewski</w:t>
      </w:r>
      <w:proofErr w:type="spellEnd"/>
      <w:r w:rsidRPr="00C4258A">
        <w:rPr>
          <w:rFonts w:ascii="Times New Roman" w:hAnsi="Times New Roman" w:cs="Times New Roman"/>
        </w:rPr>
        <w:t>, Ph.D.</w:t>
      </w:r>
      <w:r w:rsidRPr="00C4258A">
        <w:rPr>
          <w:rFonts w:ascii="Times New Roman" w:hAnsi="Times New Roman" w:cs="Times New Roman"/>
          <w:vertAlign w:val="superscript"/>
        </w:rPr>
        <w:t>3</w:t>
      </w:r>
      <w:r w:rsidRPr="00C4258A">
        <w:rPr>
          <w:rFonts w:ascii="Times New Roman" w:hAnsi="Times New Roman" w:cs="Times New Roman"/>
        </w:rPr>
        <w:t>; Gareth J. Barker, Ph.D.</w:t>
      </w:r>
      <w:r>
        <w:rPr>
          <w:rFonts w:ascii="Times New Roman" w:hAnsi="Times New Roman" w:cs="Times New Roman" w:hint="eastAsia"/>
          <w:vertAlign w:val="superscript"/>
        </w:rPr>
        <w:t>22</w:t>
      </w:r>
      <w:r w:rsidRPr="00C4258A">
        <w:rPr>
          <w:rFonts w:ascii="Times New Roman" w:hAnsi="Times New Roman" w:cs="Times New Roman"/>
        </w:rPr>
        <w:t xml:space="preserve">; Arun L.W. </w:t>
      </w:r>
      <w:proofErr w:type="spellStart"/>
      <w:r w:rsidRPr="00C4258A">
        <w:rPr>
          <w:rFonts w:ascii="Times New Roman" w:hAnsi="Times New Roman" w:cs="Times New Roman"/>
        </w:rPr>
        <w:t>Bokde</w:t>
      </w:r>
      <w:proofErr w:type="spellEnd"/>
      <w:r w:rsidRPr="00C4258A">
        <w:rPr>
          <w:rFonts w:ascii="Times New Roman" w:hAnsi="Times New Roman" w:cs="Times New Roman"/>
        </w:rPr>
        <w:t>, Ph.D.</w:t>
      </w:r>
      <w:r w:rsidRPr="00C4258A">
        <w:rPr>
          <w:rFonts w:ascii="Times New Roman" w:hAnsi="Times New Roman" w:cs="Times New Roman"/>
          <w:vertAlign w:val="superscript"/>
        </w:rPr>
        <w:t>4</w:t>
      </w:r>
      <w:r w:rsidRPr="00C4258A">
        <w:rPr>
          <w:rFonts w:ascii="Times New Roman" w:hAnsi="Times New Roman" w:cs="Times New Roman"/>
        </w:rPr>
        <w:t>; Rüdiger Brühl, Ph.D.</w:t>
      </w:r>
      <w:r w:rsidRPr="00C4258A">
        <w:rPr>
          <w:rFonts w:ascii="Times New Roman" w:hAnsi="Times New Roman" w:cs="Times New Roman"/>
          <w:vertAlign w:val="superscript"/>
        </w:rPr>
        <w:t>5</w:t>
      </w:r>
      <w:r w:rsidRPr="00C4258A">
        <w:rPr>
          <w:rFonts w:ascii="Times New Roman" w:hAnsi="Times New Roman" w:cs="Times New Roman"/>
        </w:rPr>
        <w:t xml:space="preserve">; </w:t>
      </w:r>
      <w:proofErr w:type="spellStart"/>
      <w:r w:rsidRPr="00C4258A">
        <w:rPr>
          <w:rFonts w:ascii="Times New Roman" w:hAnsi="Times New Roman" w:cs="Times New Roman"/>
        </w:rPr>
        <w:t>Sylvane</w:t>
      </w:r>
      <w:proofErr w:type="spellEnd"/>
      <w:r w:rsidRPr="00C4258A">
        <w:rPr>
          <w:rFonts w:ascii="Times New Roman" w:hAnsi="Times New Roman" w:cs="Times New Roman"/>
        </w:rPr>
        <w:t xml:space="preserve"> </w:t>
      </w:r>
      <w:proofErr w:type="spellStart"/>
      <w:r w:rsidRPr="00C4258A">
        <w:rPr>
          <w:rFonts w:ascii="Times New Roman" w:hAnsi="Times New Roman" w:cs="Times New Roman"/>
        </w:rPr>
        <w:t>Desrivières</w:t>
      </w:r>
      <w:proofErr w:type="spellEnd"/>
      <w:r w:rsidRPr="00C4258A">
        <w:rPr>
          <w:rFonts w:ascii="Times New Roman" w:hAnsi="Times New Roman" w:cs="Times New Roman"/>
        </w:rPr>
        <w:t>, Ph.D.</w:t>
      </w:r>
      <w:r w:rsidRPr="00C4258A">
        <w:rPr>
          <w:rFonts w:ascii="Times New Roman" w:hAnsi="Times New Roman" w:cs="Times New Roman"/>
          <w:vertAlign w:val="superscript"/>
        </w:rPr>
        <w:t>6</w:t>
      </w:r>
      <w:r w:rsidRPr="00C4258A">
        <w:rPr>
          <w:rFonts w:ascii="Times New Roman" w:hAnsi="Times New Roman" w:cs="Times New Roman"/>
        </w:rPr>
        <w:t>; Herta Flor, Ph.D.</w:t>
      </w:r>
      <w:r w:rsidRPr="00C4258A">
        <w:rPr>
          <w:rFonts w:ascii="Times New Roman" w:hAnsi="Times New Roman" w:cs="Times New Roman"/>
          <w:vertAlign w:val="superscript"/>
        </w:rPr>
        <w:t>7,8</w:t>
      </w:r>
      <w:r w:rsidRPr="00C4258A">
        <w:rPr>
          <w:rFonts w:ascii="Times New Roman" w:hAnsi="Times New Roman" w:cs="Times New Roman"/>
        </w:rPr>
        <w:t xml:space="preserve">; Hugh </w:t>
      </w:r>
      <w:proofErr w:type="spellStart"/>
      <w:r w:rsidRPr="00C4258A">
        <w:rPr>
          <w:rFonts w:ascii="Times New Roman" w:hAnsi="Times New Roman" w:cs="Times New Roman"/>
        </w:rPr>
        <w:t>Garavan</w:t>
      </w:r>
      <w:proofErr w:type="spellEnd"/>
      <w:r w:rsidRPr="00C4258A">
        <w:rPr>
          <w:rFonts w:ascii="Times New Roman" w:hAnsi="Times New Roman" w:cs="Times New Roman"/>
        </w:rPr>
        <w:t>, Ph.D.</w:t>
      </w:r>
      <w:r w:rsidRPr="00C4258A">
        <w:rPr>
          <w:rFonts w:ascii="Times New Roman" w:hAnsi="Times New Roman" w:cs="Times New Roman"/>
          <w:vertAlign w:val="superscript"/>
        </w:rPr>
        <w:t>9</w:t>
      </w:r>
      <w:r w:rsidRPr="00C4258A">
        <w:rPr>
          <w:rFonts w:ascii="Times New Roman" w:hAnsi="Times New Roman" w:cs="Times New Roman"/>
        </w:rPr>
        <w:t>; Penny Gowland, Ph.D.</w:t>
      </w:r>
      <w:r w:rsidRPr="00C4258A">
        <w:rPr>
          <w:rFonts w:ascii="Times New Roman" w:hAnsi="Times New Roman" w:cs="Times New Roman"/>
          <w:vertAlign w:val="superscript"/>
        </w:rPr>
        <w:t>10</w:t>
      </w:r>
      <w:r w:rsidRPr="00C4258A">
        <w:rPr>
          <w:rFonts w:ascii="Times New Roman" w:hAnsi="Times New Roman" w:cs="Times New Roman"/>
        </w:rPr>
        <w:t xml:space="preserve">; Antoine </w:t>
      </w:r>
      <w:proofErr w:type="spellStart"/>
      <w:r w:rsidRPr="00C4258A">
        <w:rPr>
          <w:rFonts w:ascii="Times New Roman" w:hAnsi="Times New Roman" w:cs="Times New Roman"/>
        </w:rPr>
        <w:t>Grigis</w:t>
      </w:r>
      <w:proofErr w:type="spellEnd"/>
      <w:r w:rsidRPr="00C4258A">
        <w:rPr>
          <w:rFonts w:ascii="Times New Roman" w:hAnsi="Times New Roman" w:cs="Times New Roman"/>
        </w:rPr>
        <w:t>, Ph.D.</w:t>
      </w:r>
      <w:r w:rsidRPr="00C4258A">
        <w:rPr>
          <w:rFonts w:ascii="Times New Roman" w:hAnsi="Times New Roman" w:cs="Times New Roman"/>
          <w:vertAlign w:val="superscript"/>
        </w:rPr>
        <w:t>11</w:t>
      </w:r>
      <w:r w:rsidRPr="00C4258A">
        <w:rPr>
          <w:rFonts w:ascii="Times New Roman" w:hAnsi="Times New Roman" w:cs="Times New Roman"/>
        </w:rPr>
        <w:t>; Andreas Heinz, Ph.D.</w:t>
      </w:r>
      <w:r w:rsidRPr="00C4258A">
        <w:rPr>
          <w:rFonts w:ascii="Times New Roman" w:hAnsi="Times New Roman" w:cs="Times New Roman"/>
          <w:vertAlign w:val="superscript"/>
        </w:rPr>
        <w:t>12</w:t>
      </w:r>
      <w:r w:rsidRPr="00C4258A">
        <w:rPr>
          <w:rFonts w:ascii="Times New Roman" w:hAnsi="Times New Roman" w:cs="Times New Roman"/>
        </w:rPr>
        <w:t xml:space="preserve">; Jean-Luc </w:t>
      </w:r>
      <w:proofErr w:type="spellStart"/>
      <w:r w:rsidRPr="00C4258A">
        <w:rPr>
          <w:rFonts w:ascii="Times New Roman" w:hAnsi="Times New Roman" w:cs="Times New Roman"/>
        </w:rPr>
        <w:t>Martinot</w:t>
      </w:r>
      <w:proofErr w:type="spellEnd"/>
      <w:r w:rsidRPr="00C4258A">
        <w:rPr>
          <w:rFonts w:ascii="Times New Roman" w:hAnsi="Times New Roman" w:cs="Times New Roman"/>
        </w:rPr>
        <w:t>, Ph.D.</w:t>
      </w:r>
      <w:r w:rsidRPr="00C4258A">
        <w:rPr>
          <w:rFonts w:ascii="Times New Roman" w:hAnsi="Times New Roman" w:cs="Times New Roman"/>
          <w:vertAlign w:val="superscript"/>
        </w:rPr>
        <w:t>13</w:t>
      </w:r>
      <w:r w:rsidRPr="00C4258A">
        <w:rPr>
          <w:rFonts w:ascii="Times New Roman" w:hAnsi="Times New Roman" w:cs="Times New Roman"/>
        </w:rPr>
        <w:t xml:space="preserve">; Marie-Laure </w:t>
      </w:r>
      <w:proofErr w:type="spellStart"/>
      <w:r w:rsidRPr="00C4258A">
        <w:rPr>
          <w:rFonts w:ascii="Times New Roman" w:hAnsi="Times New Roman" w:cs="Times New Roman"/>
        </w:rPr>
        <w:t>Paillère</w:t>
      </w:r>
      <w:proofErr w:type="spellEnd"/>
      <w:r w:rsidRPr="00C4258A">
        <w:rPr>
          <w:rFonts w:ascii="Times New Roman" w:hAnsi="Times New Roman" w:cs="Times New Roman"/>
        </w:rPr>
        <w:t xml:space="preserve"> </w:t>
      </w:r>
      <w:proofErr w:type="spellStart"/>
      <w:r w:rsidRPr="00C4258A">
        <w:rPr>
          <w:rFonts w:ascii="Times New Roman" w:hAnsi="Times New Roman" w:cs="Times New Roman"/>
        </w:rPr>
        <w:t>Martinot</w:t>
      </w:r>
      <w:proofErr w:type="spellEnd"/>
      <w:r w:rsidRPr="00C4258A">
        <w:rPr>
          <w:rFonts w:ascii="Times New Roman" w:hAnsi="Times New Roman" w:cs="Times New Roman"/>
        </w:rPr>
        <w:t>, Ph.D.</w:t>
      </w:r>
      <w:r w:rsidRPr="00C4258A">
        <w:rPr>
          <w:rFonts w:ascii="Times New Roman" w:hAnsi="Times New Roman" w:cs="Times New Roman"/>
          <w:vertAlign w:val="superscript"/>
        </w:rPr>
        <w:t>13,14</w:t>
      </w:r>
      <w:r w:rsidRPr="00C4258A">
        <w:rPr>
          <w:rFonts w:ascii="Times New Roman" w:hAnsi="Times New Roman" w:cs="Times New Roman"/>
        </w:rPr>
        <w:t>;</w:t>
      </w:r>
      <w:r w:rsidRPr="00C4258A">
        <w:rPr>
          <w:rFonts w:ascii="Times New Roman" w:hAnsi="Times New Roman" w:cs="Times New Roman" w:hint="eastAsia"/>
        </w:rPr>
        <w:t xml:space="preserve"> </w:t>
      </w:r>
      <w:r w:rsidRPr="00C4258A">
        <w:rPr>
          <w:rFonts w:ascii="Times New Roman" w:hAnsi="Times New Roman" w:cs="Times New Roman"/>
        </w:rPr>
        <w:t>Jani Penttilä, Ph.D.</w:t>
      </w:r>
      <w:r w:rsidRPr="00C4258A">
        <w:rPr>
          <w:rFonts w:ascii="Times New Roman" w:hAnsi="Times New Roman" w:cs="Times New Roman"/>
          <w:vertAlign w:val="superscript"/>
        </w:rPr>
        <w:t>23</w:t>
      </w:r>
      <w:r w:rsidRPr="00C4258A">
        <w:rPr>
          <w:rFonts w:ascii="Times New Roman" w:hAnsi="Times New Roman" w:cs="Times New Roman"/>
        </w:rPr>
        <w:t xml:space="preserve">; Eric </w:t>
      </w:r>
      <w:proofErr w:type="spellStart"/>
      <w:r w:rsidRPr="00C4258A">
        <w:rPr>
          <w:rFonts w:ascii="Times New Roman" w:hAnsi="Times New Roman" w:cs="Times New Roman"/>
        </w:rPr>
        <w:t>Artiges</w:t>
      </w:r>
      <w:proofErr w:type="spellEnd"/>
      <w:r w:rsidRPr="00C4258A">
        <w:rPr>
          <w:rFonts w:ascii="Times New Roman" w:hAnsi="Times New Roman" w:cs="Times New Roman"/>
        </w:rPr>
        <w:t>, Ph.D.</w:t>
      </w:r>
      <w:r w:rsidRPr="00C4258A">
        <w:rPr>
          <w:rFonts w:ascii="Times New Roman" w:hAnsi="Times New Roman" w:cs="Times New Roman"/>
          <w:vertAlign w:val="superscript"/>
        </w:rPr>
        <w:t>13,15</w:t>
      </w:r>
      <w:r w:rsidRPr="00C4258A">
        <w:rPr>
          <w:rFonts w:ascii="Times New Roman" w:hAnsi="Times New Roman" w:cs="Times New Roman"/>
        </w:rPr>
        <w:t>; Frauke Nees, Ph.D.</w:t>
      </w:r>
      <w:r w:rsidRPr="00C4258A">
        <w:rPr>
          <w:rFonts w:ascii="Times New Roman" w:hAnsi="Times New Roman" w:cs="Times New Roman"/>
          <w:vertAlign w:val="superscript"/>
        </w:rPr>
        <w:t>3,16</w:t>
      </w:r>
      <w:r w:rsidRPr="00C4258A">
        <w:rPr>
          <w:rFonts w:ascii="Times New Roman" w:hAnsi="Times New Roman" w:cs="Times New Roman"/>
        </w:rPr>
        <w:t>; Dimitri Papadopoulos Orfanos, Ph.D.</w:t>
      </w:r>
      <w:r w:rsidRPr="00C4258A">
        <w:rPr>
          <w:rFonts w:ascii="Times New Roman" w:hAnsi="Times New Roman" w:cs="Times New Roman"/>
          <w:vertAlign w:val="superscript"/>
        </w:rPr>
        <w:t>8</w:t>
      </w:r>
      <w:r w:rsidRPr="00C4258A">
        <w:rPr>
          <w:rFonts w:ascii="Times New Roman" w:hAnsi="Times New Roman" w:cs="Times New Roman"/>
        </w:rPr>
        <w:t>; Tomáš Paus, Ph.D.</w:t>
      </w:r>
      <w:r w:rsidRPr="00C4258A">
        <w:rPr>
          <w:rFonts w:ascii="Times New Roman" w:hAnsi="Times New Roman" w:cs="Times New Roman"/>
          <w:vertAlign w:val="superscript"/>
        </w:rPr>
        <w:t>17</w:t>
      </w:r>
      <w:r w:rsidRPr="00C4258A">
        <w:rPr>
          <w:rFonts w:ascii="Times New Roman" w:hAnsi="Times New Roman" w:cs="Times New Roman"/>
        </w:rPr>
        <w:t xml:space="preserve">; Luise </w:t>
      </w:r>
      <w:proofErr w:type="spellStart"/>
      <w:r w:rsidRPr="00C4258A">
        <w:rPr>
          <w:rFonts w:ascii="Times New Roman" w:hAnsi="Times New Roman" w:cs="Times New Roman"/>
        </w:rPr>
        <w:t>Poustka</w:t>
      </w:r>
      <w:proofErr w:type="spellEnd"/>
      <w:r w:rsidRPr="00C4258A">
        <w:rPr>
          <w:rFonts w:ascii="Times New Roman" w:hAnsi="Times New Roman" w:cs="Times New Roman"/>
        </w:rPr>
        <w:t>, M.D.</w:t>
      </w:r>
      <w:r w:rsidRPr="00C4258A">
        <w:rPr>
          <w:rFonts w:ascii="Times New Roman" w:hAnsi="Times New Roman" w:cs="Times New Roman"/>
          <w:vertAlign w:val="superscript"/>
        </w:rPr>
        <w:t>18</w:t>
      </w:r>
      <w:r w:rsidRPr="00C4258A">
        <w:rPr>
          <w:rFonts w:ascii="Times New Roman" w:hAnsi="Times New Roman" w:cs="Times New Roman"/>
        </w:rPr>
        <w:t>; Michael N. Smolka, M.D.</w:t>
      </w:r>
      <w:r w:rsidRPr="00C4258A">
        <w:rPr>
          <w:rFonts w:ascii="Times New Roman" w:hAnsi="Times New Roman" w:cs="Times New Roman"/>
          <w:vertAlign w:val="superscript"/>
        </w:rPr>
        <w:t>19</w:t>
      </w:r>
      <w:r w:rsidRPr="00C4258A">
        <w:rPr>
          <w:rFonts w:ascii="Times New Roman" w:hAnsi="Times New Roman" w:cs="Times New Roman"/>
        </w:rPr>
        <w:t>; Sarah Hohmann, Ph.D.</w:t>
      </w:r>
      <w:r w:rsidRPr="00C4258A">
        <w:rPr>
          <w:rFonts w:ascii="Times New Roman" w:hAnsi="Times New Roman" w:cs="Times New Roman"/>
          <w:vertAlign w:val="superscript"/>
        </w:rPr>
        <w:t>3</w:t>
      </w:r>
      <w:r w:rsidRPr="00C4258A">
        <w:rPr>
          <w:rFonts w:ascii="Times New Roman" w:hAnsi="Times New Roman" w:cs="Times New Roman"/>
        </w:rPr>
        <w:t>; Nathalie Holz, Ph.D.</w:t>
      </w:r>
      <w:r w:rsidRPr="00C4258A">
        <w:rPr>
          <w:rFonts w:ascii="Times New Roman" w:hAnsi="Times New Roman" w:cs="Times New Roman"/>
          <w:vertAlign w:val="superscript"/>
        </w:rPr>
        <w:t>3</w:t>
      </w:r>
      <w:r w:rsidRPr="00C4258A">
        <w:rPr>
          <w:rFonts w:ascii="Times New Roman" w:hAnsi="Times New Roman" w:cs="Times New Roman"/>
        </w:rPr>
        <w:t xml:space="preserve">; Christian </w:t>
      </w:r>
      <w:proofErr w:type="spellStart"/>
      <w:r w:rsidRPr="00C4258A">
        <w:rPr>
          <w:rFonts w:ascii="Times New Roman" w:hAnsi="Times New Roman" w:cs="Times New Roman"/>
        </w:rPr>
        <w:t>Baeuchl</w:t>
      </w:r>
      <w:proofErr w:type="spellEnd"/>
      <w:r w:rsidRPr="00C4258A">
        <w:rPr>
          <w:rFonts w:ascii="Times New Roman" w:hAnsi="Times New Roman" w:cs="Times New Roman"/>
        </w:rPr>
        <w:t>, Ph.D.</w:t>
      </w:r>
      <w:r w:rsidRPr="00C4258A">
        <w:rPr>
          <w:rFonts w:ascii="Times New Roman" w:hAnsi="Times New Roman" w:cs="Times New Roman"/>
          <w:vertAlign w:val="superscript"/>
        </w:rPr>
        <w:t>24</w:t>
      </w:r>
      <w:r w:rsidRPr="00C4258A">
        <w:rPr>
          <w:rFonts w:ascii="Times New Roman" w:hAnsi="Times New Roman" w:cs="Times New Roman"/>
        </w:rPr>
        <w:t>; Herve Lemaitre, Ph.D.</w:t>
      </w:r>
      <w:r w:rsidRPr="00C4258A">
        <w:rPr>
          <w:rFonts w:ascii="Times New Roman" w:hAnsi="Times New Roman" w:cs="Times New Roman"/>
          <w:vertAlign w:val="superscript"/>
        </w:rPr>
        <w:t>25</w:t>
      </w:r>
      <w:r w:rsidRPr="00C4258A">
        <w:rPr>
          <w:rFonts w:ascii="Times New Roman" w:hAnsi="Times New Roman" w:cs="Times New Roman"/>
        </w:rPr>
        <w:t>; Nilakshi Vaidya, M.Sc.</w:t>
      </w:r>
      <w:r w:rsidRPr="00C4258A">
        <w:rPr>
          <w:rFonts w:ascii="Times New Roman" w:hAnsi="Times New Roman" w:cs="Times New Roman"/>
          <w:vertAlign w:val="superscript"/>
        </w:rPr>
        <w:t>20</w:t>
      </w:r>
      <w:r w:rsidRPr="00C4258A">
        <w:rPr>
          <w:rFonts w:ascii="Times New Roman" w:hAnsi="Times New Roman" w:cs="Times New Roman"/>
        </w:rPr>
        <w:t>; Henrik Walter, Ph.D.</w:t>
      </w:r>
      <w:r w:rsidRPr="00C4258A">
        <w:rPr>
          <w:rFonts w:ascii="Times New Roman" w:hAnsi="Times New Roman" w:cs="Times New Roman"/>
          <w:vertAlign w:val="superscript"/>
        </w:rPr>
        <w:t>12</w:t>
      </w:r>
      <w:r w:rsidRPr="00C4258A">
        <w:rPr>
          <w:rFonts w:ascii="Times New Roman" w:hAnsi="Times New Roman" w:cs="Times New Roman"/>
        </w:rPr>
        <w:t>; Robert Whelan, Ph.D.</w:t>
      </w:r>
      <w:r w:rsidRPr="00C4258A">
        <w:rPr>
          <w:rFonts w:ascii="Times New Roman" w:hAnsi="Times New Roman" w:cs="Times New Roman"/>
          <w:vertAlign w:val="superscript"/>
        </w:rPr>
        <w:t>21</w:t>
      </w:r>
      <w:r w:rsidRPr="00C4258A">
        <w:rPr>
          <w:rFonts w:ascii="Times New Roman" w:hAnsi="Times New Roman" w:cs="Times New Roman"/>
        </w:rPr>
        <w:t xml:space="preserve">; Gunter Schumann, Ph.D. </w:t>
      </w:r>
      <w:r w:rsidRPr="00C4258A">
        <w:rPr>
          <w:rFonts w:ascii="Times New Roman" w:hAnsi="Times New Roman" w:cs="Times New Roman"/>
          <w:vertAlign w:val="superscript"/>
        </w:rPr>
        <w:t>19, 26</w:t>
      </w:r>
      <w:r w:rsidRPr="00C4258A">
        <w:rPr>
          <w:rFonts w:ascii="Times New Roman" w:hAnsi="Times New Roman" w:cs="Times New Roman"/>
        </w:rPr>
        <w:t xml:space="preserve">; IMAGEN Consortium; </w:t>
      </w:r>
      <w:proofErr w:type="spellStart"/>
      <w:r w:rsidRPr="00C4258A">
        <w:rPr>
          <w:rFonts w:ascii="Times New Roman" w:hAnsi="Times New Roman" w:cs="Times New Roman"/>
        </w:rPr>
        <w:t>Shitong</w:t>
      </w:r>
      <w:proofErr w:type="spellEnd"/>
      <w:r w:rsidRPr="00C4258A">
        <w:rPr>
          <w:rFonts w:ascii="Times New Roman" w:hAnsi="Times New Roman" w:cs="Times New Roman"/>
        </w:rPr>
        <w:t xml:space="preserve"> </w:t>
      </w:r>
      <w:r w:rsidRPr="00C4258A">
        <w:rPr>
          <w:rFonts w:ascii="Times New Roman" w:hAnsi="Times New Roman" w:cs="Times New Roman" w:hint="eastAsia"/>
        </w:rPr>
        <w:t>X</w:t>
      </w:r>
      <w:r w:rsidRPr="00C4258A">
        <w:rPr>
          <w:rFonts w:ascii="Times New Roman" w:hAnsi="Times New Roman" w:cs="Times New Roman"/>
        </w:rPr>
        <w:t>iang, Ph.D.</w:t>
      </w:r>
      <w:r w:rsidRPr="00C4258A">
        <w:rPr>
          <w:rFonts w:ascii="Times New Roman" w:hAnsi="Times New Roman" w:cs="Times New Roman"/>
          <w:vertAlign w:val="superscript"/>
        </w:rPr>
        <w:t>1,2</w:t>
      </w:r>
      <w:r w:rsidRPr="00C4258A">
        <w:rPr>
          <w:rFonts w:ascii="Times New Roman" w:hAnsi="Times New Roman" w:cs="Times New Roman" w:hint="eastAsia"/>
          <w:vertAlign w:val="superscript"/>
        </w:rPr>
        <w:t>*</w:t>
      </w:r>
      <w:r w:rsidRPr="00C4258A">
        <w:rPr>
          <w:rFonts w:ascii="Times New Roman" w:hAnsi="Times New Roman" w:cs="Times New Roman"/>
        </w:rPr>
        <w:t xml:space="preserve">; </w:t>
      </w:r>
      <w:proofErr w:type="spellStart"/>
      <w:r w:rsidRPr="00C4258A">
        <w:rPr>
          <w:rFonts w:ascii="Times New Roman" w:hAnsi="Times New Roman" w:cs="Times New Roman"/>
        </w:rPr>
        <w:t>Tianye</w:t>
      </w:r>
      <w:proofErr w:type="spellEnd"/>
      <w:r w:rsidRPr="00C4258A">
        <w:rPr>
          <w:rFonts w:ascii="Times New Roman" w:hAnsi="Times New Roman" w:cs="Times New Roman"/>
        </w:rPr>
        <w:t xml:space="preserve"> Jia, Ph.D.</w:t>
      </w:r>
      <w:r w:rsidRPr="00C4258A">
        <w:rPr>
          <w:rFonts w:ascii="Times New Roman" w:hAnsi="Times New Roman" w:cs="Times New Roman"/>
          <w:vertAlign w:val="superscript"/>
        </w:rPr>
        <w:t>1,2,6</w:t>
      </w:r>
      <w:r w:rsidRPr="00C4258A">
        <w:rPr>
          <w:rFonts w:ascii="Times New Roman" w:hAnsi="Times New Roman" w:cs="Times New Roman" w:hint="eastAsia"/>
          <w:vertAlign w:val="superscript"/>
        </w:rPr>
        <w:t>,</w:t>
      </w:r>
      <w:r w:rsidRPr="00C4258A">
        <w:rPr>
          <w:rFonts w:ascii="Times New Roman" w:hAnsi="Times New Roman" w:cs="Times New Roman"/>
          <w:vertAlign w:val="superscript"/>
        </w:rPr>
        <w:t>2</w:t>
      </w:r>
      <w:r w:rsidRPr="00C4258A">
        <w:rPr>
          <w:rFonts w:ascii="Times New Roman" w:hAnsi="Times New Roman" w:cs="Times New Roman" w:hint="eastAsia"/>
          <w:vertAlign w:val="superscript"/>
        </w:rPr>
        <w:t>7*</w:t>
      </w:r>
      <w:r w:rsidRPr="00C4258A">
        <w:rPr>
          <w:rFonts w:ascii="Times New Roman" w:hAnsi="Times New Roman" w:cs="Times New Roman"/>
        </w:rPr>
        <w:t>; Jianfeng Feng, Ph.D.</w:t>
      </w:r>
      <w:r w:rsidRPr="00C4258A">
        <w:rPr>
          <w:rFonts w:ascii="Times New Roman" w:hAnsi="Times New Roman" w:cs="Times New Roman"/>
          <w:vertAlign w:val="superscript"/>
        </w:rPr>
        <w:t>1,2,2</w:t>
      </w:r>
      <w:r w:rsidRPr="00C4258A">
        <w:rPr>
          <w:rFonts w:ascii="Times New Roman" w:hAnsi="Times New Roman" w:cs="Times New Roman" w:hint="eastAsia"/>
          <w:vertAlign w:val="superscript"/>
        </w:rPr>
        <w:t>8</w:t>
      </w:r>
      <w:r w:rsidRPr="00C4258A">
        <w:rPr>
          <w:rFonts w:ascii="Times New Roman" w:hAnsi="Times New Roman" w:cs="Times New Roman"/>
          <w:vertAlign w:val="superscript"/>
        </w:rPr>
        <w:t>,</w:t>
      </w:r>
      <w:r w:rsidRPr="00C4258A">
        <w:rPr>
          <w:rFonts w:ascii="Times New Roman" w:hAnsi="Times New Roman" w:cs="Times New Roman" w:hint="eastAsia"/>
          <w:vertAlign w:val="superscript"/>
        </w:rPr>
        <w:t>29</w:t>
      </w:r>
      <w:r w:rsidRPr="00C4258A">
        <w:rPr>
          <w:rFonts w:ascii="Times New Roman" w:hAnsi="Times New Roman" w:cs="Times New Roman"/>
          <w:vertAlign w:val="superscript"/>
        </w:rPr>
        <w:t>,</w:t>
      </w:r>
      <w:r w:rsidRPr="00C4258A">
        <w:rPr>
          <w:rFonts w:ascii="Times New Roman" w:hAnsi="Times New Roman" w:cs="Times New Roman" w:hint="eastAsia"/>
          <w:vertAlign w:val="superscript"/>
        </w:rPr>
        <w:t>30*</w:t>
      </w:r>
    </w:p>
    <w:p w14:paraId="33E772FE" w14:textId="77777777" w:rsidR="00485314" w:rsidRPr="00C4258A" w:rsidRDefault="00485314" w:rsidP="00485314">
      <w:pPr>
        <w:spacing w:line="360" w:lineRule="auto"/>
        <w:rPr>
          <w:rFonts w:ascii="Times New Roman" w:hAnsi="Times New Roman" w:cs="Times New Roman"/>
          <w:b/>
          <w:bCs/>
        </w:rPr>
      </w:pPr>
      <w:del w:id="4" w:author="rongquan zhai" w:date="2024-12-26T22:46:00Z" w16du:dateUtc="2024-12-26T14:46:00Z">
        <w:r w:rsidRPr="00C4258A" w:rsidDel="00BB2D3C">
          <w:rPr>
            <w:rFonts w:ascii="Times New Roman" w:hAnsi="Times New Roman" w:cs="Times New Roman"/>
            <w:b/>
            <w:bCs/>
          </w:rPr>
          <w:delText xml:space="preserve"> </w:delText>
        </w:r>
      </w:del>
    </w:p>
    <w:p w14:paraId="51335217" w14:textId="77777777" w:rsidR="00485314" w:rsidRPr="00D83675" w:rsidRDefault="00485314" w:rsidP="00485314">
      <w:pPr>
        <w:spacing w:line="360" w:lineRule="auto"/>
        <w:rPr>
          <w:rFonts w:ascii="Times New Roman" w:hAnsi="Times New Roman" w:cs="Times New Roman"/>
          <w:b/>
          <w:sz w:val="36"/>
          <w:szCs w:val="36"/>
          <w:lang w:val="en-GB"/>
          <w:rPrChange w:id="5" w:author="rongquan zhai" w:date="2024-12-27T14:53:00Z" w16du:dateUtc="2024-12-27T06:53:00Z">
            <w:rPr>
              <w:rFonts w:ascii="Times New Roman" w:hAnsi="Times New Roman" w:cs="Times New Roman"/>
              <w:b/>
              <w:sz w:val="28"/>
              <w:szCs w:val="28"/>
              <w:lang w:val="en-GB"/>
            </w:rPr>
          </w:rPrChange>
        </w:rPr>
      </w:pPr>
      <w:r w:rsidRPr="00D83675">
        <w:rPr>
          <w:rFonts w:ascii="Times New Roman" w:hAnsi="Times New Roman" w:cs="Times New Roman"/>
          <w:b/>
          <w:sz w:val="36"/>
          <w:szCs w:val="36"/>
          <w:lang w:val="en-GB"/>
          <w:rPrChange w:id="6" w:author="rongquan zhai" w:date="2024-12-27T14:53:00Z" w16du:dateUtc="2024-12-27T06:53:00Z">
            <w:rPr>
              <w:rFonts w:ascii="Times New Roman" w:hAnsi="Times New Roman" w:cs="Times New Roman"/>
              <w:b/>
              <w:sz w:val="28"/>
              <w:szCs w:val="28"/>
              <w:lang w:val="en-GB"/>
            </w:rPr>
          </w:rPrChange>
        </w:rPr>
        <w:t>Affiliations:</w:t>
      </w:r>
    </w:p>
    <w:p w14:paraId="38E128B4"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1 </w:t>
      </w:r>
      <w:r w:rsidRPr="00C4258A">
        <w:rPr>
          <w:rFonts w:ascii="Times New Roman" w:hAnsi="Times New Roman" w:cs="Times New Roman"/>
        </w:rPr>
        <w:t xml:space="preserve">Institute of Science and Technology for Brain-Inspired Intelligence, Fudan University, Shanghai, China. </w:t>
      </w:r>
    </w:p>
    <w:p w14:paraId="30E34DE5"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2 </w:t>
      </w:r>
      <w:r w:rsidRPr="00C4258A">
        <w:rPr>
          <w:rFonts w:ascii="Times New Roman" w:hAnsi="Times New Roman" w:cs="Times New Roman"/>
        </w:rPr>
        <w:t>Key Laboratory of Computational Neuroscience and Brain-Inspired Intelligence (Fudan University), Ministry of Education, Shanghai, China.</w:t>
      </w:r>
    </w:p>
    <w:p w14:paraId="1B300F21"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3 </w:t>
      </w:r>
      <w:r w:rsidRPr="00C4258A">
        <w:rPr>
          <w:rFonts w:ascii="Times New Roman" w:hAnsi="Times New Roman" w:cs="Times New Roman"/>
        </w:rPr>
        <w:t>Department of Child and Adolescent Psychiatry and Psychotherapy, Central Institute of Mental Health, Medical Faculty Mannheim, Heidelberg University, Square J5, 68159 Mannheim, Germany; German Center for Mental Health (DZPG), partner site Mannheim-Heidelberg-Ulm</w:t>
      </w:r>
    </w:p>
    <w:p w14:paraId="1DC11CAA"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4 </w:t>
      </w:r>
      <w:r w:rsidRPr="00C4258A">
        <w:rPr>
          <w:rFonts w:ascii="Times New Roman" w:hAnsi="Times New Roman" w:cs="Times New Roman"/>
        </w:rPr>
        <w:t xml:space="preserve">Discipline of Psychiatry, School of Medicine and Trinity College Institute of Neuroscience, Trinity College Dublin, Dublin, Ireland;  </w:t>
      </w:r>
    </w:p>
    <w:p w14:paraId="147557AA"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5 </w:t>
      </w:r>
      <w:proofErr w:type="spellStart"/>
      <w:r w:rsidRPr="00C4258A">
        <w:rPr>
          <w:rFonts w:ascii="Times New Roman" w:hAnsi="Times New Roman" w:cs="Times New Roman"/>
        </w:rPr>
        <w:t>Physikalisch-Technische</w:t>
      </w:r>
      <w:proofErr w:type="spellEnd"/>
      <w:r w:rsidRPr="00C4258A">
        <w:rPr>
          <w:rFonts w:ascii="Times New Roman" w:hAnsi="Times New Roman" w:cs="Times New Roman"/>
        </w:rPr>
        <w:t xml:space="preserve"> </w:t>
      </w:r>
      <w:proofErr w:type="spellStart"/>
      <w:r w:rsidRPr="00C4258A">
        <w:rPr>
          <w:rFonts w:ascii="Times New Roman" w:hAnsi="Times New Roman" w:cs="Times New Roman"/>
        </w:rPr>
        <w:t>Bundesanstalt</w:t>
      </w:r>
      <w:proofErr w:type="spellEnd"/>
      <w:r w:rsidRPr="00C4258A">
        <w:rPr>
          <w:rFonts w:ascii="Times New Roman" w:hAnsi="Times New Roman" w:cs="Times New Roman"/>
        </w:rPr>
        <w:t xml:space="preserve"> (PTB), Braunschweig and Berlin, Germany;</w:t>
      </w:r>
    </w:p>
    <w:p w14:paraId="74B0C72F"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6 </w:t>
      </w:r>
      <w:r w:rsidRPr="00C4258A">
        <w:rPr>
          <w:rFonts w:ascii="Times New Roman" w:hAnsi="Times New Roman" w:cs="Times New Roman"/>
        </w:rPr>
        <w:t xml:space="preserve">Social, Genetic and Developmental Psychiatry Centre, Institute of Psychiatry, Psychology &amp; Neuroscience, King’s College London, United Kingdom; </w:t>
      </w:r>
    </w:p>
    <w:p w14:paraId="3CD63948"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7 </w:t>
      </w:r>
      <w:r w:rsidRPr="00C4258A">
        <w:rPr>
          <w:rFonts w:ascii="Times New Roman" w:hAnsi="Times New Roman" w:cs="Times New Roman"/>
        </w:rPr>
        <w:t xml:space="preserve">Institute of Cognitive and Clinical Neuroscience, Central Institute of Mental Health, Medical Faculty Mannheim, Heidelberg University, Square J5, Mannheim, Germany; </w:t>
      </w:r>
    </w:p>
    <w:p w14:paraId="01604585"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lastRenderedPageBreak/>
        <w:t>8</w:t>
      </w:r>
      <w:r w:rsidRPr="00C4258A">
        <w:rPr>
          <w:rFonts w:ascii="Times New Roman" w:hAnsi="Times New Roman" w:cs="Times New Roman"/>
        </w:rPr>
        <w:t xml:space="preserve"> Department of Psychology, School of Social Sciences, University of Mannheim, 68131 Mannheim, Germany;</w:t>
      </w:r>
    </w:p>
    <w:p w14:paraId="6557A1EE"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9 </w:t>
      </w:r>
      <w:r w:rsidRPr="00C4258A">
        <w:rPr>
          <w:rFonts w:ascii="Times New Roman" w:hAnsi="Times New Roman" w:cs="Times New Roman"/>
        </w:rPr>
        <w:t xml:space="preserve">Departments of Psychiatry and Psychology, University of Vermont, 05405 Burlington, Vermont, USA; </w:t>
      </w:r>
    </w:p>
    <w:p w14:paraId="6DEC2484"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10 </w:t>
      </w:r>
      <w:r w:rsidRPr="00C4258A">
        <w:rPr>
          <w:rFonts w:ascii="Times New Roman" w:hAnsi="Times New Roman" w:cs="Times New Roman"/>
        </w:rPr>
        <w:t xml:space="preserve">Sir Peter Mansfield Imaging Centre School of Physics and Astronomy, University of Nottingham, University Park, Nottingham, United Kingdom; </w:t>
      </w:r>
    </w:p>
    <w:p w14:paraId="1741C754"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11</w:t>
      </w:r>
      <w:r w:rsidRPr="00C4258A">
        <w:rPr>
          <w:rFonts w:ascii="Times New Roman" w:hAnsi="Times New Roman" w:cs="Times New Roman"/>
        </w:rPr>
        <w:t xml:space="preserve"> </w:t>
      </w:r>
      <w:proofErr w:type="spellStart"/>
      <w:r w:rsidRPr="00C4258A">
        <w:rPr>
          <w:rFonts w:ascii="Times New Roman" w:hAnsi="Times New Roman" w:cs="Times New Roman"/>
        </w:rPr>
        <w:t>NeuroSpin</w:t>
      </w:r>
      <w:proofErr w:type="spellEnd"/>
      <w:r w:rsidRPr="00C4258A">
        <w:rPr>
          <w:rFonts w:ascii="Times New Roman" w:hAnsi="Times New Roman" w:cs="Times New Roman"/>
        </w:rPr>
        <w:t>, CEA, Université Paris-</w:t>
      </w:r>
      <w:proofErr w:type="spellStart"/>
      <w:r w:rsidRPr="00C4258A">
        <w:rPr>
          <w:rFonts w:ascii="Times New Roman" w:hAnsi="Times New Roman" w:cs="Times New Roman"/>
        </w:rPr>
        <w:t>Saclay</w:t>
      </w:r>
      <w:proofErr w:type="spellEnd"/>
      <w:r w:rsidRPr="00C4258A">
        <w:rPr>
          <w:rFonts w:ascii="Times New Roman" w:hAnsi="Times New Roman" w:cs="Times New Roman"/>
        </w:rPr>
        <w:t>, F-91191 Gif-sur-Yvette, France;</w:t>
      </w:r>
    </w:p>
    <w:p w14:paraId="5188A03B"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12 </w:t>
      </w:r>
      <w:r w:rsidRPr="00C4258A">
        <w:rPr>
          <w:rFonts w:ascii="Times New Roman" w:hAnsi="Times New Roman" w:cs="Times New Roman"/>
        </w:rPr>
        <w:t xml:space="preserve">Department of Psychiatry and Psychotherapy CCM, Charité – </w:t>
      </w:r>
      <w:proofErr w:type="spellStart"/>
      <w:r w:rsidRPr="00C4258A">
        <w:rPr>
          <w:rFonts w:ascii="Times New Roman" w:hAnsi="Times New Roman" w:cs="Times New Roman"/>
        </w:rPr>
        <w:t>Universitätsmedizin</w:t>
      </w:r>
      <w:proofErr w:type="spellEnd"/>
      <w:r w:rsidRPr="00C4258A">
        <w:rPr>
          <w:rFonts w:ascii="Times New Roman" w:hAnsi="Times New Roman" w:cs="Times New Roman"/>
        </w:rPr>
        <w:t xml:space="preserve"> Berlin, corporate member of Freie Universität Berlin, Humboldt-Universität </w:t>
      </w:r>
      <w:proofErr w:type="spellStart"/>
      <w:r w:rsidRPr="00C4258A">
        <w:rPr>
          <w:rFonts w:ascii="Times New Roman" w:hAnsi="Times New Roman" w:cs="Times New Roman"/>
        </w:rPr>
        <w:t>zu</w:t>
      </w:r>
      <w:proofErr w:type="spellEnd"/>
      <w:r w:rsidRPr="00C4258A">
        <w:rPr>
          <w:rFonts w:ascii="Times New Roman" w:hAnsi="Times New Roman" w:cs="Times New Roman"/>
        </w:rPr>
        <w:t xml:space="preserve"> Berlin, and Berlin Institute of Health, Berlin, Germany; </w:t>
      </w:r>
    </w:p>
    <w:p w14:paraId="0177D28D"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13 </w:t>
      </w:r>
      <w:proofErr w:type="spellStart"/>
      <w:r w:rsidRPr="00C4258A">
        <w:rPr>
          <w:rFonts w:ascii="Times New Roman" w:hAnsi="Times New Roman" w:cs="Times New Roman"/>
        </w:rPr>
        <w:t>Institut</w:t>
      </w:r>
      <w:proofErr w:type="spellEnd"/>
      <w:r w:rsidRPr="00C4258A">
        <w:rPr>
          <w:rFonts w:ascii="Times New Roman" w:hAnsi="Times New Roman" w:cs="Times New Roman"/>
        </w:rPr>
        <w:t xml:space="preserve"> National de la Santé et de la </w:t>
      </w:r>
      <w:proofErr w:type="spellStart"/>
      <w:r w:rsidRPr="00C4258A">
        <w:rPr>
          <w:rFonts w:ascii="Times New Roman" w:hAnsi="Times New Roman" w:cs="Times New Roman"/>
        </w:rPr>
        <w:t>Recherce</w:t>
      </w:r>
      <w:proofErr w:type="spellEnd"/>
      <w:r w:rsidRPr="00C4258A">
        <w:rPr>
          <w:rFonts w:ascii="Times New Roman" w:hAnsi="Times New Roman" w:cs="Times New Roman"/>
        </w:rPr>
        <w:t xml:space="preserve"> </w:t>
      </w:r>
      <w:proofErr w:type="spellStart"/>
      <w:r w:rsidRPr="00C4258A">
        <w:rPr>
          <w:rFonts w:ascii="Times New Roman" w:hAnsi="Times New Roman" w:cs="Times New Roman"/>
        </w:rPr>
        <w:t>Médicale</w:t>
      </w:r>
      <w:proofErr w:type="spellEnd"/>
      <w:r w:rsidRPr="00C4258A">
        <w:rPr>
          <w:rFonts w:ascii="Times New Roman" w:hAnsi="Times New Roman" w:cs="Times New Roman"/>
        </w:rPr>
        <w:t>, INSERM U A10 "</w:t>
      </w:r>
      <w:proofErr w:type="spellStart"/>
      <w:r w:rsidRPr="00C4258A">
        <w:rPr>
          <w:rFonts w:ascii="Times New Roman" w:hAnsi="Times New Roman" w:cs="Times New Roman"/>
        </w:rPr>
        <w:t>Trajectoires</w:t>
      </w:r>
      <w:proofErr w:type="spellEnd"/>
      <w:r w:rsidRPr="00C4258A">
        <w:rPr>
          <w:rFonts w:ascii="Times New Roman" w:hAnsi="Times New Roman" w:cs="Times New Roman"/>
        </w:rPr>
        <w:t xml:space="preserve"> </w:t>
      </w:r>
      <w:proofErr w:type="spellStart"/>
      <w:r w:rsidRPr="00C4258A">
        <w:rPr>
          <w:rFonts w:ascii="Times New Roman" w:hAnsi="Times New Roman" w:cs="Times New Roman"/>
        </w:rPr>
        <w:t>développementales</w:t>
      </w:r>
      <w:proofErr w:type="spellEnd"/>
      <w:r w:rsidRPr="00C4258A">
        <w:rPr>
          <w:rFonts w:ascii="Times New Roman" w:hAnsi="Times New Roman" w:cs="Times New Roman"/>
        </w:rPr>
        <w:t xml:space="preserve"> &amp; </w:t>
      </w:r>
      <w:proofErr w:type="spellStart"/>
      <w:r w:rsidRPr="00C4258A">
        <w:rPr>
          <w:rFonts w:ascii="Times New Roman" w:hAnsi="Times New Roman" w:cs="Times New Roman"/>
        </w:rPr>
        <w:t>psychiatrie</w:t>
      </w:r>
      <w:proofErr w:type="spellEnd"/>
      <w:r w:rsidRPr="00C4258A">
        <w:rPr>
          <w:rFonts w:ascii="Times New Roman" w:hAnsi="Times New Roman" w:cs="Times New Roman"/>
        </w:rPr>
        <w:t>", University Paris-</w:t>
      </w:r>
      <w:proofErr w:type="spellStart"/>
      <w:r w:rsidRPr="00C4258A">
        <w:rPr>
          <w:rFonts w:ascii="Times New Roman" w:hAnsi="Times New Roman" w:cs="Times New Roman"/>
        </w:rPr>
        <w:t>Saclay</w:t>
      </w:r>
      <w:proofErr w:type="spellEnd"/>
      <w:r w:rsidRPr="00C4258A">
        <w:rPr>
          <w:rFonts w:ascii="Times New Roman" w:hAnsi="Times New Roman" w:cs="Times New Roman"/>
        </w:rPr>
        <w:t>, Ecole Normale Supérieure Paris-</w:t>
      </w:r>
      <w:proofErr w:type="spellStart"/>
      <w:r w:rsidRPr="00C4258A">
        <w:rPr>
          <w:rFonts w:ascii="Times New Roman" w:hAnsi="Times New Roman" w:cs="Times New Roman"/>
        </w:rPr>
        <w:t>Saclay</w:t>
      </w:r>
      <w:proofErr w:type="spellEnd"/>
      <w:r w:rsidRPr="00C4258A">
        <w:rPr>
          <w:rFonts w:ascii="Times New Roman" w:hAnsi="Times New Roman" w:cs="Times New Roman"/>
        </w:rPr>
        <w:t xml:space="preserve">, CNRS; Centre Borelli, Gif-sur-Yvette, France;  </w:t>
      </w:r>
    </w:p>
    <w:p w14:paraId="6CD519E7"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14 </w:t>
      </w:r>
      <w:r w:rsidRPr="00C4258A">
        <w:rPr>
          <w:rFonts w:ascii="Times New Roman" w:hAnsi="Times New Roman" w:cs="Times New Roman"/>
        </w:rPr>
        <w:t xml:space="preserve">AP-HP. Sorbonne Université, Department of Child and Adolescent Psychiatry, </w:t>
      </w:r>
      <w:proofErr w:type="spellStart"/>
      <w:r w:rsidRPr="00C4258A">
        <w:rPr>
          <w:rFonts w:ascii="Times New Roman" w:hAnsi="Times New Roman" w:cs="Times New Roman"/>
        </w:rPr>
        <w:t>Pitié</w:t>
      </w:r>
      <w:proofErr w:type="spellEnd"/>
      <w:r w:rsidRPr="00C4258A">
        <w:rPr>
          <w:rFonts w:ascii="Times New Roman" w:hAnsi="Times New Roman" w:cs="Times New Roman"/>
        </w:rPr>
        <w:t xml:space="preserve">-Salpêtrière Hospital, Paris, France; </w:t>
      </w:r>
    </w:p>
    <w:p w14:paraId="464F92FA"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15 </w:t>
      </w:r>
      <w:r w:rsidRPr="00C4258A">
        <w:rPr>
          <w:rFonts w:ascii="Times New Roman" w:hAnsi="Times New Roman" w:cs="Times New Roman"/>
        </w:rPr>
        <w:t xml:space="preserve">Psychiatry Department, EPS Barthélémy Durand, </w:t>
      </w:r>
      <w:proofErr w:type="spellStart"/>
      <w:r w:rsidRPr="00C4258A">
        <w:rPr>
          <w:rFonts w:ascii="Times New Roman" w:hAnsi="Times New Roman" w:cs="Times New Roman"/>
        </w:rPr>
        <w:t>Etampes</w:t>
      </w:r>
      <w:proofErr w:type="spellEnd"/>
      <w:r w:rsidRPr="00C4258A">
        <w:rPr>
          <w:rFonts w:ascii="Times New Roman" w:hAnsi="Times New Roman" w:cs="Times New Roman"/>
        </w:rPr>
        <w:t>, France;</w:t>
      </w:r>
    </w:p>
    <w:p w14:paraId="75C660F3"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16 </w:t>
      </w:r>
      <w:r w:rsidRPr="00C4258A">
        <w:rPr>
          <w:rFonts w:ascii="Times New Roman" w:hAnsi="Times New Roman" w:cs="Times New Roman"/>
        </w:rPr>
        <w:t>Institute of Medical Psychology and Medical Sociology, University Medical Center Schleswig Holstein, Kiel University, Kiel, Germany;</w:t>
      </w:r>
    </w:p>
    <w:p w14:paraId="56824C34"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17 </w:t>
      </w:r>
      <w:r w:rsidRPr="00C4258A">
        <w:rPr>
          <w:rFonts w:ascii="Times New Roman" w:hAnsi="Times New Roman" w:cs="Times New Roman"/>
        </w:rPr>
        <w:t>Department of Psychiatry and Neuroscience, Faculty of Medicine and Centre Hospitalier Universitaire Sainte-Justine, University of Montreal, Montreal, Quebec, Canada;</w:t>
      </w:r>
    </w:p>
    <w:p w14:paraId="5FB23F61"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18 </w:t>
      </w:r>
      <w:r w:rsidRPr="00C4258A">
        <w:rPr>
          <w:rFonts w:ascii="Times New Roman" w:hAnsi="Times New Roman" w:cs="Times New Roman"/>
        </w:rPr>
        <w:t>Department of Child and Adolescent Psychiatry, Center for Psychosocial Medicine, University Hospital Heidelberg, Heidelberg, Germany;</w:t>
      </w:r>
    </w:p>
    <w:p w14:paraId="543659EF"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19 </w:t>
      </w:r>
      <w:r w:rsidRPr="00C4258A">
        <w:rPr>
          <w:rFonts w:ascii="Times New Roman" w:hAnsi="Times New Roman" w:cs="Times New Roman"/>
        </w:rPr>
        <w:t xml:space="preserve">Department of Psychiatry and Psychotherapy, </w:t>
      </w:r>
      <w:proofErr w:type="spellStart"/>
      <w:r w:rsidRPr="00C4258A">
        <w:rPr>
          <w:rFonts w:ascii="Times New Roman" w:hAnsi="Times New Roman" w:cs="Times New Roman"/>
        </w:rPr>
        <w:t>Technische</w:t>
      </w:r>
      <w:proofErr w:type="spellEnd"/>
      <w:r w:rsidRPr="00C4258A">
        <w:rPr>
          <w:rFonts w:ascii="Times New Roman" w:hAnsi="Times New Roman" w:cs="Times New Roman"/>
        </w:rPr>
        <w:t xml:space="preserve"> Universität Dresden, Dresden, Germany;</w:t>
      </w:r>
    </w:p>
    <w:p w14:paraId="4424FCAB"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20 </w:t>
      </w:r>
      <w:r w:rsidRPr="00C4258A">
        <w:rPr>
          <w:rFonts w:ascii="Times New Roman" w:hAnsi="Times New Roman" w:cs="Times New Roman"/>
        </w:rPr>
        <w:t xml:space="preserve">Centre for Population Neuroscience and Stratified Medicine (PONS), Department of Psychiatry and Psychotherapy, Charité </w:t>
      </w:r>
      <w:proofErr w:type="spellStart"/>
      <w:r w:rsidRPr="00C4258A">
        <w:rPr>
          <w:rFonts w:ascii="Times New Roman" w:hAnsi="Times New Roman" w:cs="Times New Roman"/>
        </w:rPr>
        <w:t>Universitätsmedizin</w:t>
      </w:r>
      <w:proofErr w:type="spellEnd"/>
      <w:r w:rsidRPr="00C4258A">
        <w:rPr>
          <w:rFonts w:ascii="Times New Roman" w:hAnsi="Times New Roman" w:cs="Times New Roman"/>
        </w:rPr>
        <w:t xml:space="preserve"> Berlin, Germany;</w:t>
      </w:r>
    </w:p>
    <w:p w14:paraId="59FDF39A"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21 </w:t>
      </w:r>
      <w:r w:rsidRPr="00C4258A">
        <w:rPr>
          <w:rFonts w:ascii="Times New Roman" w:hAnsi="Times New Roman" w:cs="Times New Roman"/>
        </w:rPr>
        <w:t xml:space="preserve">School of Psychology and Global Brain Health Institute, Trinity College Dublin, Ireland; </w:t>
      </w:r>
    </w:p>
    <w:p w14:paraId="7E773FB8"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22 </w:t>
      </w:r>
      <w:r w:rsidRPr="00C4258A">
        <w:rPr>
          <w:rFonts w:ascii="Times New Roman" w:hAnsi="Times New Roman" w:cs="Times New Roman"/>
        </w:rPr>
        <w:t xml:space="preserve">Department of Neuroimaging, Institute of Psychiatry, Psychology &amp; Neuroscience, King’s College London, United </w:t>
      </w:r>
      <w:proofErr w:type="spellStart"/>
      <w:r w:rsidRPr="00C4258A">
        <w:rPr>
          <w:rFonts w:ascii="Times New Roman" w:hAnsi="Times New Roman" w:cs="Times New Roman"/>
        </w:rPr>
        <w:t>Kindom</w:t>
      </w:r>
      <w:proofErr w:type="spellEnd"/>
      <w:r w:rsidRPr="00C4258A">
        <w:rPr>
          <w:rFonts w:ascii="Times New Roman" w:hAnsi="Times New Roman" w:cs="Times New Roman"/>
        </w:rPr>
        <w:t>;</w:t>
      </w:r>
    </w:p>
    <w:p w14:paraId="3FD481CF"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23 </w:t>
      </w:r>
      <w:r w:rsidRPr="00C4258A">
        <w:rPr>
          <w:rFonts w:ascii="Times New Roman" w:hAnsi="Times New Roman" w:cs="Times New Roman"/>
        </w:rPr>
        <w:t xml:space="preserve">Department of Social and Health Care, Psychosocial Services Adolescent Outpatient Clinic </w:t>
      </w:r>
      <w:proofErr w:type="spellStart"/>
      <w:r w:rsidRPr="00C4258A">
        <w:rPr>
          <w:rFonts w:ascii="Times New Roman" w:hAnsi="Times New Roman" w:cs="Times New Roman"/>
        </w:rPr>
        <w:lastRenderedPageBreak/>
        <w:t>Kauppakatu</w:t>
      </w:r>
      <w:proofErr w:type="spellEnd"/>
      <w:r w:rsidRPr="00C4258A">
        <w:rPr>
          <w:rFonts w:ascii="Times New Roman" w:hAnsi="Times New Roman" w:cs="Times New Roman"/>
        </w:rPr>
        <w:t xml:space="preserve"> 14, Lahti, Finland;</w:t>
      </w:r>
    </w:p>
    <w:p w14:paraId="5684C7BA"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24</w:t>
      </w:r>
      <w:r w:rsidRPr="00C4258A">
        <w:rPr>
          <w:rFonts w:ascii="Times New Roman" w:hAnsi="Times New Roman" w:cs="Times New Roman" w:hint="eastAsia"/>
          <w:vertAlign w:val="superscript"/>
        </w:rPr>
        <w:t xml:space="preserve"> </w:t>
      </w:r>
      <w:r w:rsidRPr="00C4258A">
        <w:rPr>
          <w:rFonts w:ascii="Times New Roman" w:hAnsi="Times New Roman" w:cs="Times New Roman"/>
        </w:rPr>
        <w:t xml:space="preserve">Department of Psychiatry and Psychotherapy, </w:t>
      </w:r>
      <w:proofErr w:type="spellStart"/>
      <w:r w:rsidRPr="00C4258A">
        <w:rPr>
          <w:rFonts w:ascii="Times New Roman" w:hAnsi="Times New Roman" w:cs="Times New Roman"/>
        </w:rPr>
        <w:t>Technische</w:t>
      </w:r>
      <w:proofErr w:type="spellEnd"/>
      <w:r w:rsidRPr="00C4258A">
        <w:rPr>
          <w:rFonts w:ascii="Times New Roman" w:hAnsi="Times New Roman" w:cs="Times New Roman"/>
        </w:rPr>
        <w:t xml:space="preserve"> Universität Dresden, Dresden, Germany</w:t>
      </w:r>
    </w:p>
    <w:p w14:paraId="3EEF0921" w14:textId="77777777" w:rsidR="00485314" w:rsidRPr="00C4258A" w:rsidRDefault="00485314" w:rsidP="00485314">
      <w:pPr>
        <w:spacing w:line="360" w:lineRule="auto"/>
        <w:rPr>
          <w:rFonts w:ascii="Times New Roman" w:hAnsi="Times New Roman" w:cs="Times New Roman"/>
          <w:i/>
          <w:iCs/>
        </w:rPr>
      </w:pPr>
      <w:r w:rsidRPr="00C4258A">
        <w:rPr>
          <w:rFonts w:ascii="Times New Roman" w:hAnsi="Times New Roman" w:cs="Times New Roman"/>
          <w:vertAlign w:val="superscript"/>
        </w:rPr>
        <w:t>25</w:t>
      </w:r>
      <w:r w:rsidRPr="00C4258A">
        <w:rPr>
          <w:rFonts w:ascii="Times New Roman" w:hAnsi="Times New Roman" w:cs="Times New Roman"/>
        </w:rPr>
        <w:t xml:space="preserve">Neurofunctional Imaging Group, Institute of Neurodegenerative Diseases, the neuroscience </w:t>
      </w:r>
      <w:proofErr w:type="spellStart"/>
      <w:r w:rsidRPr="00C4258A">
        <w:rPr>
          <w:rFonts w:ascii="Times New Roman" w:hAnsi="Times New Roman" w:cs="Times New Roman"/>
        </w:rPr>
        <w:t>Departement</w:t>
      </w:r>
      <w:proofErr w:type="spellEnd"/>
      <w:r w:rsidRPr="00C4258A">
        <w:rPr>
          <w:rFonts w:ascii="Times New Roman" w:hAnsi="Times New Roman" w:cs="Times New Roman"/>
        </w:rPr>
        <w:t xml:space="preserve"> of Bordeaux University, France.</w:t>
      </w:r>
    </w:p>
    <w:p w14:paraId="733E19AB"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 xml:space="preserve">26 </w:t>
      </w:r>
      <w:r w:rsidRPr="00C4258A">
        <w:rPr>
          <w:rFonts w:ascii="Times New Roman" w:hAnsi="Times New Roman" w:cs="Times New Roman"/>
        </w:rPr>
        <w:t>Centre for Population Neuroscience and Precision Medicine (PONS), Institute for Science and Technology of Brain-inspired Intelligence (ISTBI), Fudan University, Shanghai, China.</w:t>
      </w:r>
    </w:p>
    <w:p w14:paraId="306B976E"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2</w:t>
      </w:r>
      <w:r w:rsidRPr="00C4258A">
        <w:rPr>
          <w:rFonts w:ascii="Times New Roman" w:hAnsi="Times New Roman" w:cs="Times New Roman" w:hint="eastAsia"/>
          <w:vertAlign w:val="superscript"/>
        </w:rPr>
        <w:t>7</w:t>
      </w:r>
      <w:r w:rsidRPr="00C4258A">
        <w:rPr>
          <w:rFonts w:ascii="Times New Roman" w:hAnsi="Times New Roman" w:cs="Times New Roman"/>
          <w:vertAlign w:val="superscript"/>
        </w:rPr>
        <w:t xml:space="preserve"> </w:t>
      </w:r>
      <w:r w:rsidRPr="00C4258A">
        <w:rPr>
          <w:rFonts w:ascii="Times New Roman" w:hAnsi="Times New Roman" w:cs="Times New Roman" w:hint="eastAsia"/>
        </w:rPr>
        <w:t>School of Psychology, Southampton University</w:t>
      </w:r>
      <w:r w:rsidRPr="00C4258A">
        <w:rPr>
          <w:rFonts w:ascii="Times New Roman" w:hAnsi="Times New Roman" w:cs="Times New Roman"/>
        </w:rPr>
        <w:t>, Southampton, UK.</w:t>
      </w:r>
    </w:p>
    <w:p w14:paraId="2A9D166D"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2</w:t>
      </w:r>
      <w:r w:rsidRPr="00C4258A">
        <w:rPr>
          <w:rFonts w:ascii="Times New Roman" w:hAnsi="Times New Roman" w:cs="Times New Roman" w:hint="eastAsia"/>
          <w:vertAlign w:val="superscript"/>
        </w:rPr>
        <w:t>8</w:t>
      </w:r>
      <w:ins w:id="7" w:author="rongquan zhai" w:date="2024-12-26T22:46:00Z" w16du:dateUtc="2024-12-26T14:46:00Z">
        <w:r w:rsidR="00CD2408">
          <w:rPr>
            <w:rFonts w:ascii="Times New Roman" w:hAnsi="Times New Roman" w:cs="Times New Roman" w:hint="eastAsia"/>
          </w:rPr>
          <w:t xml:space="preserve"> </w:t>
        </w:r>
      </w:ins>
      <w:del w:id="8" w:author="rongquan zhai" w:date="2024-12-26T22:46:00Z" w16du:dateUtc="2024-12-26T14:46:00Z">
        <w:r w:rsidRPr="00C4258A" w:rsidDel="00CD2408">
          <w:rPr>
            <w:rFonts w:ascii="Times New Roman" w:hAnsi="Times New Roman" w:cs="Times New Roman"/>
          </w:rPr>
          <w:delText xml:space="preserve"> </w:delText>
        </w:r>
      </w:del>
      <w:r w:rsidRPr="00C4258A">
        <w:rPr>
          <w:rFonts w:ascii="Times New Roman" w:hAnsi="Times New Roman" w:cs="Times New Roman"/>
        </w:rPr>
        <w:t>School of Mathematical Sciences and Centre for Computational Systems Biology, Fudan University, Shanghai, China.</w:t>
      </w:r>
    </w:p>
    <w:p w14:paraId="677227AA"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hint="eastAsia"/>
          <w:vertAlign w:val="superscript"/>
        </w:rPr>
        <w:t>29</w:t>
      </w:r>
      <w:r w:rsidRPr="00C4258A">
        <w:rPr>
          <w:rFonts w:ascii="Times New Roman" w:hAnsi="Times New Roman" w:cs="Times New Roman"/>
        </w:rPr>
        <w:t xml:space="preserve"> Department of Computer Science, University of Warwick, Coventry, UK.</w:t>
      </w:r>
    </w:p>
    <w:p w14:paraId="21689D52"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vertAlign w:val="superscript"/>
        </w:rPr>
        <w:t>3</w:t>
      </w:r>
      <w:r w:rsidRPr="00C4258A">
        <w:rPr>
          <w:rFonts w:ascii="Times New Roman" w:hAnsi="Times New Roman" w:cs="Times New Roman" w:hint="eastAsia"/>
          <w:vertAlign w:val="superscript"/>
        </w:rPr>
        <w:t>0</w:t>
      </w:r>
      <w:r w:rsidRPr="00C4258A">
        <w:rPr>
          <w:rFonts w:ascii="Times New Roman" w:hAnsi="Times New Roman" w:cs="Times New Roman"/>
          <w:vertAlign w:val="superscript"/>
        </w:rPr>
        <w:t xml:space="preserve"> </w:t>
      </w:r>
      <w:r w:rsidRPr="00C4258A">
        <w:rPr>
          <w:rFonts w:ascii="Times New Roman" w:hAnsi="Times New Roman" w:cs="Times New Roman"/>
        </w:rPr>
        <w:t>Fudan ISTBI–ZJNU Algorithm Centre for Brain-inspired Intelligence, Zhejiang Normal University, Jinhua, China.</w:t>
      </w:r>
    </w:p>
    <w:p w14:paraId="4568103B" w14:textId="77777777" w:rsidR="00485314" w:rsidRPr="00CD2408" w:rsidRDefault="00485314" w:rsidP="00485314">
      <w:pPr>
        <w:spacing w:line="360" w:lineRule="auto"/>
        <w:rPr>
          <w:rFonts w:ascii="Times New Roman" w:hAnsi="Times New Roman" w:cs="Times New Roman"/>
          <w:rPrChange w:id="9" w:author="rongquan zhai" w:date="2024-12-26T22:46:00Z" w16du:dateUtc="2024-12-26T14:46:00Z">
            <w:rPr>
              <w:rFonts w:ascii="Times New Roman" w:hAnsi="Times New Roman" w:cs="Times New Roman"/>
              <w:b/>
              <w:bCs/>
            </w:rPr>
          </w:rPrChange>
        </w:rPr>
      </w:pPr>
      <w:r w:rsidRPr="00CD2408">
        <w:rPr>
          <w:rFonts w:ascii="Times New Roman" w:hAnsi="Times New Roman" w:cs="Times New Roman"/>
          <w:vertAlign w:val="superscript"/>
          <w:rPrChange w:id="10" w:author="rongquan zhai" w:date="2024-12-26T22:46:00Z" w16du:dateUtc="2024-12-26T14:46:00Z">
            <w:rPr>
              <w:rFonts w:ascii="Times New Roman" w:hAnsi="Times New Roman" w:cs="Times New Roman"/>
              <w:b/>
              <w:bCs/>
              <w:vertAlign w:val="superscript"/>
            </w:rPr>
          </w:rPrChange>
        </w:rPr>
        <w:t xml:space="preserve">31 </w:t>
      </w:r>
      <w:r w:rsidRPr="00CD2408">
        <w:rPr>
          <w:rFonts w:ascii="Times New Roman" w:hAnsi="Times New Roman" w:cs="Times New Roman"/>
          <w:rPrChange w:id="11" w:author="rongquan zhai" w:date="2024-12-26T22:46:00Z" w16du:dateUtc="2024-12-26T14:46:00Z">
            <w:rPr>
              <w:rFonts w:ascii="Times New Roman" w:hAnsi="Times New Roman" w:cs="Times New Roman"/>
              <w:b/>
              <w:bCs/>
            </w:rPr>
          </w:rPrChange>
        </w:rPr>
        <w:t>MOE Frontiers Center for Brain Science, Fudan University, Shanghai, China</w:t>
      </w:r>
    </w:p>
    <w:p w14:paraId="44437F2D" w14:textId="77777777" w:rsidR="00485314" w:rsidRPr="00C4258A" w:rsidRDefault="00485314" w:rsidP="00485314">
      <w:pPr>
        <w:spacing w:line="360" w:lineRule="auto"/>
        <w:rPr>
          <w:rFonts w:ascii="Times New Roman" w:hAnsi="Times New Roman" w:cs="Times New Roman"/>
        </w:rPr>
      </w:pPr>
      <w:r w:rsidRPr="00C4258A">
        <w:rPr>
          <w:rFonts w:ascii="Times New Roman" w:hAnsi="Times New Roman" w:cs="Times New Roman"/>
        </w:rPr>
        <w:t xml:space="preserve">* Correspondence authors: </w:t>
      </w:r>
    </w:p>
    <w:p w14:paraId="6C72AFB8" w14:textId="77777777" w:rsidR="00485314" w:rsidDel="00E0133E" w:rsidRDefault="00485314" w:rsidP="00304219">
      <w:pPr>
        <w:spacing w:line="360" w:lineRule="auto"/>
        <w:rPr>
          <w:del w:id="12" w:author="rongquan zhai" w:date="2024-12-26T22:46:00Z" w16du:dateUtc="2024-12-26T14:46:00Z"/>
          <w:rFonts w:ascii="Times New Roman" w:hAnsi="Times New Roman" w:cs="Times New Roman"/>
          <w:b/>
          <w:bCs/>
        </w:rPr>
      </w:pPr>
      <w:proofErr w:type="spellStart"/>
      <w:r w:rsidRPr="00C4258A">
        <w:rPr>
          <w:rFonts w:ascii="Times New Roman" w:hAnsi="Times New Roman" w:cs="Times New Roman"/>
        </w:rPr>
        <w:t>Tianye</w:t>
      </w:r>
      <w:proofErr w:type="spellEnd"/>
      <w:r w:rsidRPr="00C4258A">
        <w:rPr>
          <w:rFonts w:ascii="Times New Roman" w:hAnsi="Times New Roman" w:cs="Times New Roman"/>
        </w:rPr>
        <w:t xml:space="preserve"> Jia (Email: </w:t>
      </w:r>
      <w:hyperlink r:id="rId6" w:history="1">
        <w:r w:rsidRPr="00C4258A">
          <w:rPr>
            <w:rStyle w:val="a8"/>
            <w:rFonts w:ascii="Times New Roman" w:hAnsi="Times New Roman" w:cs="Times New Roman"/>
          </w:rPr>
          <w:t>tianyejia@fudan.edu.cn</w:t>
        </w:r>
      </w:hyperlink>
      <w:r w:rsidRPr="00C4258A">
        <w:rPr>
          <w:rFonts w:ascii="Times New Roman" w:hAnsi="Times New Roman" w:cs="Times New Roman"/>
        </w:rPr>
        <w:t>)</w:t>
      </w:r>
      <w:r w:rsidRPr="00C4258A">
        <w:rPr>
          <w:rFonts w:ascii="Times New Roman" w:hAnsi="Times New Roman" w:cs="Times New Roman" w:hint="eastAsia"/>
        </w:rPr>
        <w:t xml:space="preserve"> </w:t>
      </w:r>
      <w:r w:rsidRPr="00C4258A">
        <w:rPr>
          <w:rFonts w:ascii="Times New Roman" w:hAnsi="Times New Roman" w:cs="Times New Roman"/>
        </w:rPr>
        <w:t>or</w:t>
      </w:r>
      <w:r w:rsidRPr="00C4258A">
        <w:rPr>
          <w:rFonts w:ascii="Times New Roman" w:hAnsi="Times New Roman" w:cs="Times New Roman" w:hint="eastAsia"/>
        </w:rPr>
        <w:t xml:space="preserve"> </w:t>
      </w:r>
      <w:r w:rsidRPr="00C4258A">
        <w:rPr>
          <w:rFonts w:ascii="Times New Roman" w:hAnsi="Times New Roman" w:cs="Times New Roman"/>
        </w:rPr>
        <w:t xml:space="preserve">Jianfeng Feng (Email: </w:t>
      </w:r>
      <w:hyperlink r:id="rId7" w:history="1">
        <w:r w:rsidRPr="00C4258A">
          <w:rPr>
            <w:rStyle w:val="a8"/>
            <w:rFonts w:ascii="Times New Roman" w:hAnsi="Times New Roman" w:cs="Times New Roman"/>
          </w:rPr>
          <w:t>jianfeng64@gmail.com</w:t>
        </w:r>
      </w:hyperlink>
      <w:r w:rsidRPr="00C4258A">
        <w:rPr>
          <w:rFonts w:ascii="Times New Roman" w:hAnsi="Times New Roman" w:cs="Times New Roman"/>
        </w:rPr>
        <w:t>)</w:t>
      </w:r>
      <w:r w:rsidRPr="00C4258A">
        <w:rPr>
          <w:rFonts w:ascii="Times New Roman" w:hAnsi="Times New Roman" w:cs="Times New Roman" w:hint="eastAsia"/>
        </w:rPr>
        <w:t xml:space="preserve"> o</w:t>
      </w:r>
      <w:r w:rsidRPr="00C4258A">
        <w:rPr>
          <w:rFonts w:ascii="Times New Roman" w:hAnsi="Times New Roman" w:cs="Times New Roman"/>
        </w:rPr>
        <w:t>r</w:t>
      </w:r>
      <w:r w:rsidRPr="00C4258A">
        <w:rPr>
          <w:rFonts w:ascii="Times New Roman" w:hAnsi="Times New Roman" w:cs="Times New Roman" w:hint="eastAsia"/>
        </w:rPr>
        <w:t xml:space="preserve"> </w:t>
      </w:r>
      <w:proofErr w:type="spellStart"/>
      <w:r w:rsidRPr="00C4258A">
        <w:rPr>
          <w:rFonts w:ascii="Times New Roman" w:hAnsi="Times New Roman" w:cs="Times New Roman" w:hint="eastAsia"/>
        </w:rPr>
        <w:t>Shitong</w:t>
      </w:r>
      <w:proofErr w:type="spellEnd"/>
      <w:r w:rsidRPr="00C4258A">
        <w:rPr>
          <w:rFonts w:ascii="Times New Roman" w:hAnsi="Times New Roman" w:cs="Times New Roman" w:hint="eastAsia"/>
        </w:rPr>
        <w:t xml:space="preserve"> Xiang</w:t>
      </w:r>
      <w:r w:rsidRPr="00C4258A">
        <w:rPr>
          <w:rFonts w:ascii="Times New Roman" w:hAnsi="Times New Roman" w:cs="Times New Roman"/>
        </w:rPr>
        <w:t xml:space="preserve"> (Email: </w:t>
      </w:r>
      <w:ins w:id="13" w:author="rongquan zhai" w:date="2024-12-26T22:46:00Z" w16du:dateUtc="2024-12-26T14:46:00Z">
        <w:r w:rsidR="00E0133E">
          <w:rPr>
            <w:rFonts w:ascii="Times New Roman" w:hAnsi="Times New Roman" w:cs="Times New Roman"/>
            <w:u w:val="single"/>
          </w:rPr>
          <w:fldChar w:fldCharType="begin"/>
        </w:r>
        <w:r w:rsidR="00E0133E">
          <w:rPr>
            <w:rFonts w:ascii="Times New Roman" w:hAnsi="Times New Roman" w:cs="Times New Roman"/>
            <w:u w:val="single"/>
          </w:rPr>
          <w:instrText>HYPERLINK "mailto:</w:instrText>
        </w:r>
      </w:ins>
      <w:r w:rsidR="00E0133E" w:rsidRPr="00C4258A">
        <w:rPr>
          <w:rFonts w:ascii="Times New Roman" w:hAnsi="Times New Roman" w:cs="Times New Roman"/>
          <w:u w:val="single"/>
        </w:rPr>
        <w:instrText>shitongx@fudan.edu.cn</w:instrText>
      </w:r>
      <w:ins w:id="14" w:author="rongquan zhai" w:date="2024-12-26T22:46:00Z" w16du:dateUtc="2024-12-26T14:46:00Z">
        <w:r w:rsidR="00E0133E">
          <w:rPr>
            <w:rFonts w:ascii="Times New Roman" w:hAnsi="Times New Roman" w:cs="Times New Roman"/>
            <w:u w:val="single"/>
          </w:rPr>
          <w:instrText>"</w:instrText>
        </w:r>
        <w:r w:rsidR="00E0133E">
          <w:rPr>
            <w:rFonts w:ascii="Times New Roman" w:hAnsi="Times New Roman" w:cs="Times New Roman"/>
            <w:u w:val="single"/>
          </w:rPr>
        </w:r>
        <w:r w:rsidR="00E0133E">
          <w:rPr>
            <w:rFonts w:ascii="Times New Roman" w:hAnsi="Times New Roman" w:cs="Times New Roman"/>
            <w:u w:val="single"/>
          </w:rPr>
          <w:fldChar w:fldCharType="separate"/>
        </w:r>
      </w:ins>
      <w:r w:rsidR="00E0133E" w:rsidRPr="00256A76">
        <w:rPr>
          <w:rStyle w:val="a8"/>
          <w:rFonts w:ascii="Times New Roman" w:hAnsi="Times New Roman" w:cs="Times New Roman"/>
        </w:rPr>
        <w:t>shitongx@fudan.edu.cn</w:t>
      </w:r>
      <w:ins w:id="15" w:author="rongquan zhai" w:date="2024-12-26T22:46:00Z" w16du:dateUtc="2024-12-26T14:46:00Z">
        <w:r w:rsidR="00E0133E">
          <w:rPr>
            <w:rFonts w:ascii="Times New Roman" w:hAnsi="Times New Roman" w:cs="Times New Roman"/>
            <w:u w:val="single"/>
          </w:rPr>
          <w:fldChar w:fldCharType="end"/>
        </w:r>
      </w:ins>
      <w:r w:rsidRPr="00C4258A">
        <w:rPr>
          <w:rFonts w:ascii="Times New Roman" w:hAnsi="Times New Roman" w:cs="Times New Roman"/>
        </w:rPr>
        <w:t>)</w:t>
      </w:r>
    </w:p>
    <w:p w14:paraId="06CC25E6" w14:textId="77777777" w:rsidR="00E0133E" w:rsidRPr="00C4258A" w:rsidRDefault="00E0133E" w:rsidP="00485314">
      <w:pPr>
        <w:spacing w:line="360" w:lineRule="auto"/>
        <w:rPr>
          <w:ins w:id="16" w:author="rongquan zhai" w:date="2024-12-26T22:46:00Z" w16du:dateUtc="2024-12-26T14:46:00Z"/>
          <w:rFonts w:ascii="Times New Roman" w:hAnsi="Times New Roman" w:cs="Times New Roman"/>
        </w:rPr>
      </w:pPr>
    </w:p>
    <w:p w14:paraId="60D6AC5D" w14:textId="77777777" w:rsidR="00304219" w:rsidDel="005A4865" w:rsidRDefault="00304219" w:rsidP="00304219">
      <w:pPr>
        <w:spacing w:line="360" w:lineRule="auto"/>
        <w:rPr>
          <w:del w:id="17" w:author="rongquan zhai" w:date="2024-12-26T22:46:00Z" w16du:dateUtc="2024-12-26T14:46:00Z"/>
          <w:rFonts w:ascii="Times New Roman" w:hAnsi="Times New Roman" w:cs="Times New Roman"/>
          <w:b/>
          <w:bCs/>
        </w:rPr>
      </w:pPr>
    </w:p>
    <w:p w14:paraId="1BBB7701" w14:textId="1DB599D6" w:rsidR="00873204" w:rsidRDefault="001F1324">
      <w:pPr>
        <w:widowControl/>
        <w:jc w:val="left"/>
        <w:rPr>
          <w:ins w:id="18" w:author="rongquan zhai" w:date="2024-12-26T22:47:00Z" w16du:dateUtc="2024-12-26T14:47:00Z"/>
          <w:rFonts w:ascii="Times New Roman" w:hAnsi="Times New Roman" w:cs="Times New Roman"/>
          <w:b/>
          <w:bCs/>
        </w:rPr>
      </w:pPr>
      <w:ins w:id="19" w:author="rongquan zhai" w:date="2025-04-14T18:38:00Z" w16du:dateUtc="2025-04-14T10:38:00Z">
        <w:r>
          <w:rPr>
            <w:rFonts w:ascii="Times New Roman" w:hAnsi="Times New Roman" w:cs="Times New Roman"/>
            <w:b/>
            <w:bCs/>
          </w:rPr>
          <w:br w:type="page"/>
        </w:r>
      </w:ins>
    </w:p>
    <w:p w14:paraId="49752352" w14:textId="77777777" w:rsidR="00304219" w:rsidDel="00E0133E" w:rsidRDefault="00304219" w:rsidP="00304219">
      <w:pPr>
        <w:spacing w:line="360" w:lineRule="auto"/>
        <w:rPr>
          <w:del w:id="20" w:author="rongquan zhai" w:date="2024-12-26T22:46:00Z" w16du:dateUtc="2024-12-26T14:46:00Z"/>
          <w:rFonts w:ascii="Times New Roman" w:hAnsi="Times New Roman" w:cs="Times New Roman"/>
          <w:b/>
          <w:bCs/>
        </w:rPr>
      </w:pPr>
    </w:p>
    <w:p w14:paraId="2DD8D3F6" w14:textId="77777777" w:rsidR="00304219" w:rsidDel="00E0133E" w:rsidRDefault="00304219" w:rsidP="00304219">
      <w:pPr>
        <w:spacing w:line="360" w:lineRule="auto"/>
        <w:rPr>
          <w:del w:id="21" w:author="rongquan zhai" w:date="2024-12-26T22:46:00Z" w16du:dateUtc="2024-12-26T14:46:00Z"/>
          <w:rFonts w:ascii="Times New Roman" w:hAnsi="Times New Roman" w:cs="Times New Roman"/>
          <w:b/>
          <w:bCs/>
        </w:rPr>
      </w:pPr>
    </w:p>
    <w:p w14:paraId="72484FAB" w14:textId="77777777" w:rsidR="00304219" w:rsidDel="00E0133E" w:rsidRDefault="00304219" w:rsidP="00304219">
      <w:pPr>
        <w:spacing w:line="360" w:lineRule="auto"/>
        <w:rPr>
          <w:del w:id="22" w:author="rongquan zhai" w:date="2024-12-26T22:46:00Z" w16du:dateUtc="2024-12-26T14:46:00Z"/>
          <w:rFonts w:ascii="Times New Roman" w:hAnsi="Times New Roman" w:cs="Times New Roman"/>
          <w:b/>
          <w:bCs/>
        </w:rPr>
      </w:pPr>
    </w:p>
    <w:p w14:paraId="5B254203" w14:textId="77777777" w:rsidR="00304219" w:rsidDel="00E0133E" w:rsidRDefault="00304219" w:rsidP="00304219">
      <w:pPr>
        <w:spacing w:line="360" w:lineRule="auto"/>
        <w:rPr>
          <w:del w:id="23" w:author="rongquan zhai" w:date="2024-12-26T22:46:00Z" w16du:dateUtc="2024-12-26T14:46:00Z"/>
          <w:rFonts w:ascii="Times New Roman" w:hAnsi="Times New Roman" w:cs="Times New Roman"/>
          <w:b/>
          <w:bCs/>
        </w:rPr>
      </w:pPr>
    </w:p>
    <w:p w14:paraId="3F6266B3" w14:textId="77777777" w:rsidR="00304219" w:rsidDel="00E0133E" w:rsidRDefault="00304219" w:rsidP="00304219">
      <w:pPr>
        <w:spacing w:line="360" w:lineRule="auto"/>
        <w:rPr>
          <w:del w:id="24" w:author="rongquan zhai" w:date="2024-12-26T22:46:00Z" w16du:dateUtc="2024-12-26T14:46:00Z"/>
          <w:rFonts w:ascii="Times New Roman" w:hAnsi="Times New Roman" w:cs="Times New Roman"/>
          <w:b/>
          <w:bCs/>
        </w:rPr>
      </w:pPr>
    </w:p>
    <w:p w14:paraId="3D0AB34D" w14:textId="77777777" w:rsidR="00304219" w:rsidDel="00E0133E" w:rsidRDefault="00304219" w:rsidP="00304219">
      <w:pPr>
        <w:spacing w:line="360" w:lineRule="auto"/>
        <w:rPr>
          <w:del w:id="25" w:author="rongquan zhai" w:date="2024-12-26T22:46:00Z" w16du:dateUtc="2024-12-26T14:46:00Z"/>
          <w:rFonts w:ascii="Times New Roman" w:hAnsi="Times New Roman" w:cs="Times New Roman"/>
          <w:b/>
          <w:bCs/>
        </w:rPr>
      </w:pPr>
    </w:p>
    <w:p w14:paraId="5E8D5561" w14:textId="77777777" w:rsidR="00304219" w:rsidDel="00E0133E" w:rsidRDefault="00304219" w:rsidP="00304219">
      <w:pPr>
        <w:spacing w:line="360" w:lineRule="auto"/>
        <w:rPr>
          <w:del w:id="26" w:author="rongquan zhai" w:date="2024-12-26T22:46:00Z" w16du:dateUtc="2024-12-26T14:46:00Z"/>
          <w:rFonts w:ascii="Times New Roman" w:hAnsi="Times New Roman" w:cs="Times New Roman"/>
          <w:b/>
          <w:bCs/>
        </w:rPr>
      </w:pPr>
    </w:p>
    <w:p w14:paraId="6F116438" w14:textId="77777777" w:rsidR="00304219" w:rsidDel="00E0133E" w:rsidRDefault="00304219" w:rsidP="00304219">
      <w:pPr>
        <w:spacing w:line="360" w:lineRule="auto"/>
        <w:rPr>
          <w:del w:id="27" w:author="rongquan zhai" w:date="2024-12-26T22:46:00Z" w16du:dateUtc="2024-12-26T14:46:00Z"/>
          <w:rFonts w:ascii="Times New Roman" w:hAnsi="Times New Roman" w:cs="Times New Roman"/>
          <w:b/>
          <w:bCs/>
        </w:rPr>
      </w:pPr>
    </w:p>
    <w:p w14:paraId="093EAD76" w14:textId="77777777" w:rsidR="00304219" w:rsidDel="00E0133E" w:rsidRDefault="00304219" w:rsidP="00304219">
      <w:pPr>
        <w:spacing w:line="360" w:lineRule="auto"/>
        <w:rPr>
          <w:del w:id="28" w:author="rongquan zhai" w:date="2024-12-26T22:46:00Z" w16du:dateUtc="2024-12-26T14:46:00Z"/>
          <w:rFonts w:ascii="Times New Roman" w:hAnsi="Times New Roman" w:cs="Times New Roman"/>
          <w:b/>
          <w:bCs/>
        </w:rPr>
      </w:pPr>
    </w:p>
    <w:p w14:paraId="449137BF" w14:textId="77777777" w:rsidR="00E0133E" w:rsidDel="00873204" w:rsidRDefault="00E0133E" w:rsidP="00304219">
      <w:pPr>
        <w:spacing w:line="360" w:lineRule="auto"/>
        <w:rPr>
          <w:del w:id="29" w:author="rongquan zhai" w:date="2024-12-26T22:47:00Z" w16du:dateUtc="2024-12-26T14:47:00Z"/>
          <w:rFonts w:ascii="Times New Roman" w:hAnsi="Times New Roman" w:cs="Times New Roman"/>
          <w:b/>
          <w:bCs/>
        </w:rPr>
      </w:pPr>
    </w:p>
    <w:p w14:paraId="121476DA" w14:textId="77777777" w:rsidR="0023693E" w:rsidRDefault="0023693E" w:rsidP="0023693E">
      <w:pPr>
        <w:spacing w:line="360" w:lineRule="auto"/>
        <w:rPr>
          <w:rFonts w:ascii="Times New Roman" w:hAnsi="Times New Roman" w:cs="Times New Roman"/>
          <w:b/>
          <w:bCs/>
          <w:sz w:val="36"/>
          <w:szCs w:val="36"/>
        </w:rPr>
      </w:pPr>
      <w:r>
        <w:rPr>
          <w:rFonts w:ascii="Times New Roman" w:hAnsi="Times New Roman" w:cs="Times New Roman" w:hint="eastAsia"/>
          <w:b/>
          <w:bCs/>
          <w:sz w:val="36"/>
          <w:szCs w:val="36"/>
        </w:rPr>
        <w:t>Abstract</w:t>
      </w:r>
    </w:p>
    <w:p w14:paraId="36204237" w14:textId="77777777" w:rsidR="0023693E" w:rsidRDefault="0023693E" w:rsidP="0023693E">
      <w:pPr>
        <w:spacing w:line="360" w:lineRule="auto"/>
        <w:ind w:firstLineChars="200" w:firstLine="420"/>
        <w:rPr>
          <w:rFonts w:ascii="Times New Roman" w:hAnsi="Times New Roman" w:cs="Times New Roman"/>
        </w:rPr>
      </w:pPr>
      <w:r w:rsidRPr="00FF56B6">
        <w:rPr>
          <w:rFonts w:ascii="Times New Roman" w:hAnsi="Times New Roman" w:cs="Times New Roman"/>
        </w:rPr>
        <w:t xml:space="preserve">Identifying neural representations of cognitive processes remains a central challenge in brain imaging research. Here, we introduce a novel tensor decomposition-based analytical framework to decode emotional face processing at both the time-series and task-condition levels. The decomposed temporal (or conditional) and spatial neural representations demonstrated high consistency with traditional contrast-based analyses. Furthermore, individual process-specific scores derived from decomposition showed robust associations with emotion-related phenotypes, such as depressive symptoms. By extending this novel analytical framework to longitudinal data, we could impute the neural responses for missing task conditions at certain time points using shared components across time points. </w:t>
      </w:r>
      <w:r>
        <w:rPr>
          <w:rFonts w:ascii="Times New Roman" w:hAnsi="Times New Roman" w:cs="Times New Roman" w:hint="eastAsia"/>
        </w:rPr>
        <w:t>As an</w:t>
      </w:r>
      <w:r>
        <w:rPr>
          <w:rFonts w:ascii="Times New Roman" w:hAnsi="Times New Roman" w:cs="Times New Roman"/>
        </w:rPr>
        <w:t xml:space="preserve"> example, we implement our method on a large (N</w:t>
      </w:r>
      <w:r w:rsidR="00E70924">
        <w:rPr>
          <w:rFonts w:ascii="Times New Roman" w:hAnsi="Times New Roman" w:cs="Times New Roman" w:hint="eastAsia"/>
        </w:rPr>
        <w:t xml:space="preserve"> </w:t>
      </w:r>
      <w:r>
        <w:rPr>
          <w:rFonts w:ascii="Times New Roman" w:hAnsi="Times New Roman" w:cs="Times New Roman"/>
        </w:rPr>
        <w:t>=</w:t>
      </w:r>
      <w:r w:rsidR="00E70924">
        <w:rPr>
          <w:rFonts w:ascii="Times New Roman" w:hAnsi="Times New Roman" w:cs="Times New Roman" w:hint="eastAsia"/>
        </w:rPr>
        <w:t xml:space="preserve"> </w:t>
      </w:r>
      <w:r>
        <w:rPr>
          <w:rFonts w:ascii="Times New Roman" w:hAnsi="Times New Roman" w:cs="Times New Roman"/>
        </w:rPr>
        <w:t>618) longitudinal (age</w:t>
      </w:r>
      <w:r w:rsidR="003B722D">
        <w:rPr>
          <w:rFonts w:ascii="Times New Roman" w:hAnsi="Times New Roman" w:cs="Times New Roman" w:hint="eastAsia"/>
        </w:rPr>
        <w:t>s</w:t>
      </w:r>
      <w:r>
        <w:rPr>
          <w:rFonts w:ascii="Times New Roman" w:hAnsi="Times New Roman" w:cs="Times New Roman"/>
        </w:rPr>
        <w:t xml:space="preserve"> 14, 19</w:t>
      </w:r>
      <w:r w:rsidR="00785491">
        <w:rPr>
          <w:rFonts w:ascii="Times New Roman" w:hAnsi="Times New Roman" w:cs="Times New Roman"/>
        </w:rPr>
        <w:t xml:space="preserve"> and</w:t>
      </w:r>
      <w:r>
        <w:rPr>
          <w:rFonts w:ascii="Times New Roman" w:hAnsi="Times New Roman" w:cs="Times New Roman"/>
        </w:rPr>
        <w:t xml:space="preserve"> 23) emotional fMRI cohort study (IMAGEN). </w:t>
      </w:r>
      <w:r w:rsidRPr="00FF56B6">
        <w:rPr>
          <w:rFonts w:ascii="Times New Roman" w:hAnsi="Times New Roman" w:cs="Times New Roman"/>
        </w:rPr>
        <w:t xml:space="preserve">Notably, predictions incorporating prior knowledge of additional contrast-based neural representations achieved higher accuracy, highlighting the scalability and robustness of our approach. More importantly, such imputation could advance the modeling of cognitive processes and facilitate brain-wide association studies. Altogether, we anticipate our novel analytical principle to be applied generally in decoding </w:t>
      </w:r>
      <w:r w:rsidR="00C416AF">
        <w:rPr>
          <w:rFonts w:ascii="Times New Roman" w:hAnsi="Times New Roman" w:cs="Times New Roman" w:hint="eastAsia"/>
        </w:rPr>
        <w:t>and predicting</w:t>
      </w:r>
      <w:r w:rsidRPr="00FF56B6">
        <w:rPr>
          <w:rFonts w:ascii="Times New Roman" w:hAnsi="Times New Roman" w:cs="Times New Roman"/>
        </w:rPr>
        <w:t xml:space="preserve"> neurobehavioral processes.</w:t>
      </w:r>
    </w:p>
    <w:p w14:paraId="0E991A97" w14:textId="77777777" w:rsidR="0023693E" w:rsidRDefault="0023693E" w:rsidP="0023693E">
      <w:pPr>
        <w:spacing w:line="360" w:lineRule="auto"/>
        <w:rPr>
          <w:rFonts w:ascii="Times New Roman" w:hAnsi="Times New Roman" w:cs="Times New Roman"/>
          <w:i/>
          <w:iCs/>
        </w:rPr>
      </w:pPr>
      <w:r>
        <w:rPr>
          <w:rFonts w:ascii="Times New Roman" w:hAnsi="Times New Roman" w:cs="Times New Roman" w:hint="eastAsia"/>
          <w:i/>
          <w:iCs/>
        </w:rPr>
        <w:t>Keywords</w:t>
      </w:r>
      <w:r>
        <w:rPr>
          <w:rFonts w:ascii="Times New Roman" w:hAnsi="Times New Roman" w:cs="Times New Roman"/>
          <w:i/>
          <w:iCs/>
        </w:rPr>
        <w:t>:</w:t>
      </w:r>
      <w:r>
        <w:rPr>
          <w:rFonts w:ascii="Times New Roman" w:hAnsi="Times New Roman" w:cs="Times New Roman" w:hint="eastAsia"/>
          <w:i/>
          <w:iCs/>
        </w:rPr>
        <w:t xml:space="preserve"> </w:t>
      </w:r>
      <w:r>
        <w:rPr>
          <w:rFonts w:ascii="Times New Roman" w:hAnsi="Times New Roman" w:cs="Times New Roman"/>
          <w:i/>
          <w:iCs/>
        </w:rPr>
        <w:t xml:space="preserve">Longitudinal Emotional fMRI data, </w:t>
      </w:r>
      <w:r>
        <w:rPr>
          <w:rFonts w:ascii="Times New Roman" w:hAnsi="Times New Roman" w:cs="Times New Roman" w:hint="eastAsia"/>
          <w:i/>
          <w:iCs/>
        </w:rPr>
        <w:t>Tensor Decomposition</w:t>
      </w:r>
      <w:r>
        <w:rPr>
          <w:rFonts w:ascii="Times New Roman" w:hAnsi="Times New Roman" w:cs="Times New Roman"/>
          <w:i/>
          <w:iCs/>
        </w:rPr>
        <w:t>, Stable neuro-behavior marker, Canonical Correlation Analysis, Brain activation prediction</w:t>
      </w:r>
    </w:p>
    <w:p w14:paraId="229DC7D5" w14:textId="77777777" w:rsidR="0023693E" w:rsidRDefault="0023693E" w:rsidP="0023693E">
      <w:pPr>
        <w:widowControl/>
        <w:jc w:val="left"/>
        <w:rPr>
          <w:rFonts w:ascii="Times New Roman" w:hAnsi="Times New Roman" w:cs="Times New Roman"/>
          <w:b/>
          <w:bCs/>
        </w:rPr>
      </w:pPr>
      <w:r>
        <w:rPr>
          <w:rFonts w:ascii="Times New Roman" w:hAnsi="Times New Roman" w:cs="Times New Roman"/>
          <w:b/>
          <w:bCs/>
        </w:rPr>
        <w:br w:type="page"/>
      </w:r>
    </w:p>
    <w:p w14:paraId="1A07F9F8" w14:textId="77777777" w:rsidR="0023693E" w:rsidRDefault="0023693E" w:rsidP="00E12DB9">
      <w:pPr>
        <w:pStyle w:val="a9"/>
        <w:numPr>
          <w:ilvl w:val="0"/>
          <w:numId w:val="1"/>
        </w:numPr>
        <w:spacing w:line="360" w:lineRule="auto"/>
        <w:ind w:firstLineChars="0"/>
        <w:rPr>
          <w:rFonts w:ascii="Times New Roman" w:hAnsi="Times New Roman" w:cs="Times New Roman"/>
          <w:b/>
          <w:bCs/>
          <w:sz w:val="36"/>
          <w:szCs w:val="36"/>
        </w:rPr>
      </w:pPr>
      <w:r>
        <w:rPr>
          <w:rFonts w:ascii="Times New Roman" w:hAnsi="Times New Roman" w:cs="Times New Roman" w:hint="eastAsia"/>
          <w:b/>
          <w:bCs/>
          <w:sz w:val="36"/>
          <w:szCs w:val="36"/>
        </w:rPr>
        <w:lastRenderedPageBreak/>
        <w:t>Introduction</w:t>
      </w:r>
    </w:p>
    <w:p w14:paraId="3F0D4C6D" w14:textId="582B0EA4" w:rsidR="00915207" w:rsidRDefault="00915207" w:rsidP="00E12DB9">
      <w:pPr>
        <w:spacing w:line="360" w:lineRule="auto"/>
        <w:ind w:firstLineChars="200" w:firstLine="420"/>
        <w:rPr>
          <w:ins w:id="30" w:author="rongquan zhai" w:date="2025-04-14T14:24:00Z" w16du:dateUtc="2025-04-14T06:24:00Z"/>
          <w:rFonts w:ascii="Times New Roman" w:hAnsi="Times New Roman" w:cs="Times New Roman"/>
        </w:rPr>
      </w:pPr>
      <w:r>
        <w:rPr>
          <w:rFonts w:ascii="Times New Roman" w:hAnsi="Times New Roman" w:cs="Times New Roman"/>
        </w:rPr>
        <w:t xml:space="preserve">Decoding latent processing </w:t>
      </w:r>
      <w:del w:id="31" w:author="rongquan zhai" w:date="2025-04-14T14:23:00Z" w16du:dateUtc="2025-04-14T06:23:00Z">
        <w:r w:rsidDel="00190EF6">
          <w:rPr>
            <w:rFonts w:ascii="Times New Roman" w:hAnsi="Times New Roman" w:cs="Times New Roman" w:hint="eastAsia"/>
          </w:rPr>
          <w:delText>underlying</w:delText>
        </w:r>
      </w:del>
      <w:ins w:id="32" w:author="rongquan zhai" w:date="2025-04-14T14:23:00Z" w16du:dateUtc="2025-04-14T06:23:00Z">
        <w:r w:rsidR="00190EF6">
          <w:rPr>
            <w:rFonts w:ascii="Times New Roman" w:hAnsi="Times New Roman" w:cs="Times New Roman" w:hint="eastAsia"/>
          </w:rPr>
          <w:t>from</w:t>
        </w:r>
      </w:ins>
      <w:r>
        <w:rPr>
          <w:rFonts w:ascii="Times New Roman" w:hAnsi="Times New Roman" w:cs="Times New Roman"/>
        </w:rPr>
        <w:t xml:space="preserve"> functional magnetic resonance imaging (fMRI) data has long been </w:t>
      </w:r>
      <w:ins w:id="33" w:author="rongquan zhai" w:date="2025-04-14T14:25:00Z" w16du:dateUtc="2025-04-14T06:25:00Z">
        <w:r w:rsidR="00A6321A">
          <w:rPr>
            <w:rFonts w:ascii="Times New Roman" w:hAnsi="Times New Roman" w:cs="Times New Roman" w:hint="eastAsia"/>
          </w:rPr>
          <w:t>a</w:t>
        </w:r>
        <w:r w:rsidR="00A6321A">
          <w:rPr>
            <w:rFonts w:ascii="Times New Roman" w:hAnsi="Times New Roman" w:cs="Times New Roman"/>
          </w:rPr>
          <w:t xml:space="preserve"> </w:t>
        </w:r>
      </w:ins>
      <w:r>
        <w:rPr>
          <w:rFonts w:ascii="Times New Roman" w:hAnsi="Times New Roman" w:cs="Times New Roman"/>
        </w:rPr>
        <w:t>central</w:t>
      </w:r>
      <w:ins w:id="34" w:author="rongquan zhai" w:date="2025-04-14T14:25:00Z" w16du:dateUtc="2025-04-14T06:25:00Z">
        <w:r w:rsidR="00A6321A">
          <w:rPr>
            <w:rFonts w:ascii="Times New Roman" w:hAnsi="Times New Roman" w:cs="Times New Roman"/>
          </w:rPr>
          <w:t xml:space="preserve"> challenge</w:t>
        </w:r>
      </w:ins>
      <w:r>
        <w:rPr>
          <w:rFonts w:ascii="Times New Roman" w:hAnsi="Times New Roman" w:cs="Times New Roman"/>
        </w:rPr>
        <w:t xml:space="preserve"> </w:t>
      </w:r>
      <w:del w:id="35" w:author="rongquan zhai" w:date="2025-04-14T14:26:00Z" w16du:dateUtc="2025-04-14T06:26:00Z">
        <w:r w:rsidDel="00A6321A">
          <w:rPr>
            <w:rFonts w:ascii="Times New Roman" w:hAnsi="Times New Roman" w:cs="Times New Roman"/>
          </w:rPr>
          <w:delText xml:space="preserve">to </w:delText>
        </w:r>
      </w:del>
      <w:ins w:id="36" w:author="rongquan zhai" w:date="2025-04-14T14:26:00Z" w16du:dateUtc="2025-04-14T06:26:00Z">
        <w:r w:rsidR="00A6321A">
          <w:rPr>
            <w:rFonts w:ascii="Times New Roman" w:hAnsi="Times New Roman" w:cs="Times New Roman"/>
          </w:rPr>
          <w:t>in</w:t>
        </w:r>
        <w:r w:rsidR="00A6321A">
          <w:rPr>
            <w:rFonts w:ascii="Times New Roman" w:hAnsi="Times New Roman" w:cs="Times New Roman"/>
          </w:rPr>
          <w:t xml:space="preserve"> </w:t>
        </w:r>
      </w:ins>
      <w:r>
        <w:rPr>
          <w:rFonts w:ascii="Times New Roman" w:hAnsi="Times New Roman" w:cs="Times New Roman"/>
        </w:rPr>
        <w:t>neuroimaging research</w:t>
      </w:r>
      <w:ins w:id="37" w:author="rongquan zhai" w:date="2025-04-14T14:26:00Z" w16du:dateUtc="2025-04-14T06:26:00Z">
        <w:r w:rsidR="00A6321A">
          <w:rPr>
            <w:rFonts w:ascii="Times New Roman" w:hAnsi="Times New Roman" w:cs="Times New Roman"/>
          </w:rPr>
          <w:t>.</w:t>
        </w:r>
      </w:ins>
      <w:del w:id="38" w:author="rongquan zhai" w:date="2025-04-14T14:26:00Z" w16du:dateUtc="2025-04-14T06:26:00Z">
        <w:r w:rsidDel="00A6321A">
          <w:rPr>
            <w:rFonts w:ascii="Times New Roman" w:hAnsi="Times New Roman" w:cs="Times New Roman"/>
          </w:rPr>
          <w:delText>,</w:delText>
        </w:r>
      </w:del>
      <w:r>
        <w:rPr>
          <w:rFonts w:ascii="Times New Roman" w:hAnsi="Times New Roman" w:cs="Times New Roman"/>
        </w:rPr>
        <w:t xml:space="preserve"> </w:t>
      </w:r>
      <w:ins w:id="39" w:author="rongquan zhai" w:date="2025-04-14T14:28:00Z" w16du:dateUtc="2025-04-14T06:28:00Z">
        <w:r w:rsidR="00A6321A" w:rsidRPr="00A6321A">
          <w:rPr>
            <w:rFonts w:ascii="Times New Roman" w:hAnsi="Times New Roman" w:cs="Times New Roman"/>
          </w:rPr>
          <w:t>While numerous decomposition approaches have been proposed to interpret fMRI signals and predict associated cognitive processes</w:t>
        </w:r>
      </w:ins>
      <w:del w:id="40" w:author="rongquan zhai" w:date="2025-04-14T14:26:00Z" w16du:dateUtc="2025-04-14T06:26:00Z">
        <w:r w:rsidDel="00A6321A">
          <w:rPr>
            <w:rFonts w:ascii="Times New Roman" w:hAnsi="Times New Roman" w:cs="Times New Roman"/>
          </w:rPr>
          <w:delText>with</w:delText>
        </w:r>
      </w:del>
      <w:del w:id="41" w:author="rongquan zhai" w:date="2025-04-14T14:28:00Z" w16du:dateUtc="2025-04-14T06:28:00Z">
        <w:r w:rsidDel="00A6321A">
          <w:rPr>
            <w:rFonts w:ascii="Times New Roman" w:hAnsi="Times New Roman" w:cs="Times New Roman"/>
          </w:rPr>
          <w:delText xml:space="preserve"> particular emphasis on the interpretation of decomposed fMRI signals and their implication in predicting cognitive processing</w:delText>
        </w:r>
      </w:del>
      <w:r>
        <w:rPr>
          <w:rFonts w:ascii="Times New Roman" w:hAnsi="Times New Roman" w:cs="Times New Roman"/>
        </w:rPr>
        <w:t xml:space="preserve"> </w:t>
      </w:r>
      <w:r>
        <w:rPr>
          <w:rFonts w:ascii="Times New Roman" w:hAnsi="Times New Roman" w:cs="Times New Roman"/>
        </w:rPr>
        <w:fldChar w:fldCharType="begin">
          <w:fldData xml:space="preserve">PEVuZE5vdGU+PENpdGU+PEF1dGhvcj5Db2hlbjwvQXV0aG9yPjxZZWFyPjIwMTc8L1llYXI+PFJl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=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PEVuZE5vdGU+PENpdGU+PEF1dGhvcj5Db2hlbjwvQXV0aG9yPjxZZWFyPjIwMTc8L1llYXI+PFJl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=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(Cohen et al., 2017; Lee et al., 2013; Luppi et al., 2024; Poldrack &amp; Farah, 2015)</w:t>
      </w:r>
      <w:r>
        <w:rPr>
          <w:rFonts w:ascii="Times New Roman" w:hAnsi="Times New Roman" w:cs="Times New Roman"/>
        </w:rPr>
        <w:fldChar w:fldCharType="end"/>
      </w:r>
      <w:ins w:id="42" w:author="rongquan zhai" w:date="2025-04-14T14:29:00Z" w16du:dateUtc="2025-04-14T06:29:00Z">
        <w:r w:rsidR="00A6321A" w:rsidRPr="00A6321A">
          <w:rPr>
            <w:rFonts w:ascii="Times New Roman" w:hAnsi="Times New Roman" w:cs="Times New Roman"/>
          </w:rPr>
          <w:t>, most of these methods rely on reducing the data dimensionality according to predefined cognitive models driven by experimental design. This practice limits the exploration of brain dynamics by enforcing narrow, model-based constraints and often overlooks the richness of multidimensional neural representations</w:t>
        </w:r>
      </w:ins>
      <w:del w:id="43" w:author="rongquan zhai" w:date="2025-04-14T14:29:00Z" w16du:dateUtc="2025-04-14T06:29:00Z">
        <w:r w:rsidDel="00A6321A">
          <w:rPr>
            <w:rFonts w:ascii="Times New Roman" w:hAnsi="Times New Roman" w:cs="Times New Roman"/>
          </w:rPr>
          <w:delText>. For the analysis of fMRI signal data, a plethora of decomposition approaches have been established and can be utilized</w:delText>
        </w:r>
      </w:del>
      <w:r>
        <w:rPr>
          <w:rFonts w:ascii="Times New Roman" w:hAnsi="Times New Roman" w:cs="Times New Roman"/>
        </w:rPr>
        <w:t xml:space="preserve"> </w:t>
      </w:r>
      <w:r>
        <w:rPr>
          <w:rFonts w:ascii="Times New Roman" w:hAnsi="Times New Roman" w:cs="Times New Roman"/>
        </w:rPr>
        <w:fldChar w:fldCharType="begin">
          <w:fldData xml:space="preserve">PEVuZE5vdGU+PENpdGU+PEF1dGhvcj5CZWNrbWFubjwvQXV0aG9yPjxSZWNOdW0+MTkxPC9SZWNO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PEVuZE5vdGU+PENpdGU+PEF1dGhvcj5CZWNrbWFubjwvQXV0aG9yPjxSZWNOdW0+MTkxPC9SZWNO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(Beckmann &amp; Smith; Kober et al., 2008; Li et al., 2021; Lindquist et al., 2012; Phan et al., 2002)</w:t>
      </w:r>
      <w:r>
        <w:rPr>
          <w:rFonts w:ascii="Times New Roman" w:hAnsi="Times New Roman" w:cs="Times New Roman"/>
        </w:rPr>
        <w:fldChar w:fldCharType="end"/>
      </w:r>
      <w:r>
        <w:rPr>
          <w:rFonts w:ascii="Times New Roman" w:hAnsi="Times New Roman" w:cs="Times New Roman"/>
        </w:rPr>
        <w:t xml:space="preserve">. </w:t>
      </w:r>
      <w:del w:id="44" w:author="rongquan zhai" w:date="2025-04-14T14:29:00Z" w16du:dateUtc="2025-04-14T06:29:00Z">
        <w:r w:rsidRPr="00E64CD6" w:rsidDel="00A6321A">
          <w:rPr>
            <w:rFonts w:ascii="Times New Roman" w:hAnsi="Times New Roman" w:cs="Times New Roman"/>
          </w:rPr>
          <w:delText xml:space="preserve">However, most of these methods </w:delText>
        </w:r>
        <w:r w:rsidDel="00A6321A">
          <w:rPr>
            <w:rFonts w:ascii="Times New Roman" w:hAnsi="Times New Roman" w:cs="Times New Roman"/>
          </w:rPr>
          <w:delText>tend to reduce the dimensionality through</w:delText>
        </w:r>
        <w:r w:rsidRPr="00E64CD6" w:rsidDel="00A6321A">
          <w:rPr>
            <w:rFonts w:ascii="Times New Roman" w:hAnsi="Times New Roman" w:cs="Times New Roman"/>
          </w:rPr>
          <w:delText xml:space="preserve"> a </w:delText>
        </w:r>
        <w:r w:rsidDel="00A6321A">
          <w:rPr>
            <w:rFonts w:ascii="Times New Roman" w:hAnsi="Times New Roman" w:cs="Times New Roman"/>
          </w:rPr>
          <w:delText>presumed cognitive model</w:delText>
        </w:r>
        <w:r w:rsidRPr="00E64CD6" w:rsidDel="00A6321A">
          <w:rPr>
            <w:rFonts w:ascii="Times New Roman" w:hAnsi="Times New Roman" w:cs="Times New Roman"/>
          </w:rPr>
          <w:delText xml:space="preserve"> </w:delText>
        </w:r>
        <w:r w:rsidDel="00A6321A">
          <w:rPr>
            <w:rFonts w:ascii="Times New Roman" w:hAnsi="Times New Roman" w:cs="Times New Roman"/>
          </w:rPr>
          <w:delText>according to</w:delText>
        </w:r>
        <w:r w:rsidRPr="00E64CD6" w:rsidDel="00A6321A">
          <w:rPr>
            <w:rFonts w:ascii="Times New Roman" w:hAnsi="Times New Roman" w:cs="Times New Roman"/>
          </w:rPr>
          <w:delText xml:space="preserve"> the experimental design, </w:delText>
        </w:r>
        <w:r w:rsidDel="00A6321A">
          <w:rPr>
            <w:rFonts w:ascii="Times New Roman" w:hAnsi="Times New Roman" w:cs="Times New Roman"/>
          </w:rPr>
          <w:delText xml:space="preserve">thus </w:delText>
        </w:r>
        <w:r w:rsidRPr="00E64CD6" w:rsidDel="00A6321A">
          <w:rPr>
            <w:rFonts w:ascii="Times New Roman" w:hAnsi="Times New Roman" w:cs="Times New Roman"/>
          </w:rPr>
          <w:delText>lack</w:delText>
        </w:r>
        <w:r w:rsidDel="00A6321A">
          <w:rPr>
            <w:rFonts w:ascii="Times New Roman" w:hAnsi="Times New Roman" w:cs="Times New Roman"/>
          </w:rPr>
          <w:delText xml:space="preserve">ing a comprehensive </w:delText>
        </w:r>
        <w:r w:rsidRPr="00E64CD6" w:rsidDel="00A6321A">
          <w:rPr>
            <w:rFonts w:ascii="Times New Roman" w:hAnsi="Times New Roman" w:cs="Times New Roman"/>
          </w:rPr>
          <w:delText>multidimensional characterization.</w:delText>
        </w:r>
        <w:r w:rsidDel="00A6321A">
          <w:rPr>
            <w:rFonts w:ascii="Times New Roman" w:hAnsi="Times New Roman" w:cs="Times New Roman"/>
          </w:rPr>
          <w:delText xml:space="preserve"> </w:delText>
        </w:r>
      </w:del>
    </w:p>
    <w:p w14:paraId="1D8DBEFA" w14:textId="2B8570F8" w:rsidR="00A6321A" w:rsidDel="00A6321A" w:rsidRDefault="00A6321A" w:rsidP="00E12DB9">
      <w:pPr>
        <w:spacing w:line="360" w:lineRule="auto"/>
        <w:ind w:firstLineChars="200" w:firstLine="420"/>
        <w:rPr>
          <w:del w:id="45" w:author="rongquan zhai" w:date="2025-04-14T14:24:00Z" w16du:dateUtc="2025-04-14T06:24:00Z"/>
          <w:rFonts w:ascii="Times New Roman" w:hAnsi="Times New Roman" w:cs="Times New Roman" w:hint="eastAsia"/>
        </w:rPr>
      </w:pPr>
    </w:p>
    <w:p w14:paraId="7C39C750" w14:textId="7DC82001" w:rsidR="00915207" w:rsidRDefault="00915207" w:rsidP="00E12DB9">
      <w:pPr>
        <w:spacing w:line="360" w:lineRule="auto"/>
        <w:ind w:firstLineChars="200" w:firstLine="420"/>
        <w:rPr>
          <w:rFonts w:ascii="Times New Roman" w:hAnsi="Times New Roman" w:cs="Times New Roman"/>
        </w:rPr>
      </w:pPr>
      <w:r>
        <w:rPr>
          <w:rFonts w:ascii="Times New Roman" w:hAnsi="Times New Roman" w:cs="Times New Roman"/>
        </w:rPr>
        <w:t>Classical</w:t>
      </w:r>
      <w:r w:rsidRPr="00D002D4">
        <w:rPr>
          <w:rFonts w:ascii="Times New Roman" w:hAnsi="Times New Roman" w:cs="Times New Roman"/>
        </w:rPr>
        <w:t xml:space="preserve"> contrast-based fMRI analysis methods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&lt;EndNote&gt;&lt;Cite&gt;&lt;Author&gt;Friston&lt;/Author&gt;&lt;Year&gt;1994&lt;/Year&gt;&lt;RecNum&gt;225&lt;/RecNum&gt;&lt;DisplayText&gt;(Friston et al., 1994; Smith &amp;amp; Nichols, 2018)&lt;/DisplayText&gt;&lt;record&gt;&lt;rec-number&gt;225&lt;/rec-number&gt;&lt;foreign-keys&gt;&lt;key app="EN" db-id="tpfrd5zae559djexs</w:instrText>
      </w:r>
      <w:r>
        <w:rPr>
          <w:rFonts w:ascii="Times New Roman" w:hAnsi="Times New Roman" w:cs="Times New Roman" w:hint="eastAsia"/>
        </w:rPr>
        <w:instrText>r5vtzdfpxp9evp0s5ep" timestamp="1734017352"&gt;225&lt;/key&gt;&lt;/foreign-keys&gt;&lt;ref-type name="Journal Article"&gt;17&lt;/ref-type&gt;&lt;contributors&gt;&lt;authors&gt;&lt;author&gt;Friston, Karl J&lt;/author&gt;&lt;author&gt;Holmes, Andrew P&lt;/author&gt;&lt;author&gt;Worsley, Keith J&lt;/author&gt;&lt;author&gt;Poline, J</w:instrText>
      </w:r>
      <w:r>
        <w:rPr>
          <w:rFonts w:ascii="Times New Roman" w:hAnsi="Times New Roman" w:cs="Times New Roman" w:hint="eastAsia"/>
        </w:rPr>
        <w:instrText>‐</w:instrText>
      </w:r>
      <w:r>
        <w:rPr>
          <w:rFonts w:ascii="Times New Roman" w:hAnsi="Times New Roman" w:cs="Times New Roman" w:hint="eastAsia"/>
        </w:rPr>
        <w:instrText>P&lt;</w:instrText>
      </w:r>
      <w:r>
        <w:rPr>
          <w:rFonts w:ascii="Times New Roman" w:hAnsi="Times New Roman" w:cs="Times New Roman"/>
        </w:rPr>
        <w:instrText>/author&gt;&lt;author&gt;Frith, Chris D&lt;/author&gt;&lt;author&gt;Frackowiak, Richard SJ&lt;/author&gt;&lt;/authors&gt;&lt;/contributors&gt;&lt;titles&gt;&lt;title&gt;Statistical parametric maps in functional imaging: a general linear approach&lt;/title&gt;&lt;secondary-title&gt;Human brain mapping&lt;/secondary-title&gt;&lt;/titles&gt;&lt;periodical&gt;&lt;full-title&gt;Human Brain Mapping&lt;/full-title&gt;&lt;/periodical&gt;&lt;pages&gt;189-210&lt;/pages&gt;&lt;volume&gt;2&lt;/volume&gt;&lt;number&gt;4&lt;/number&gt;&lt;dates&gt;&lt;year&gt;1994&lt;/year&gt;&lt;/dates&gt;&lt;isbn&gt;1065-9471&lt;/isbn&gt;&lt;urls&gt;&lt;/urls&gt;&lt;/record&gt;&lt;/Cite&gt;&lt;Cite&gt;&lt;Author&gt;Smith&lt;/Author&gt;&lt;Year&gt;2018&lt;/Year&gt;&lt;RecNum&gt;166&lt;/RecNum&gt;&lt;record&gt;&lt;rec-number&gt;166&lt;/rec-number&gt;&lt;foreign-keys&gt;&lt;key app="EN" db-id="tpfrd5zae559djexsr5vtzdfpxp9evp0s5ep" timestamp="1721963513"&gt;166&lt;/key&gt;&lt;/foreign-keys&gt;&lt;ref-type name="Journal Article"&gt;17&lt;/ref-type&gt;&lt;contributors&gt;&lt;authors&gt;&lt;author&gt;Smith, Stephen M&lt;/author&gt;&lt;author&gt;Nichols, Thomas E&lt;/author&gt;&lt;/authors&gt;&lt;/contributors&gt;&lt;titles&gt;&lt;title&gt;Statistical challenges in “big data” human neuroimaging&lt;/title&gt;&lt;secondary-title&gt;Neuron&lt;/secondary-title&gt;&lt;/titles&gt;&lt;periodical&gt;&lt;full-title&gt;Neuron&lt;/full-title&gt;&lt;/periodical&gt;&lt;pages&gt;263-268&lt;/pages&gt;&lt;volume&gt;97&lt;/volume&gt;&lt;number&gt;2&lt;/number&gt;&lt;dates&gt;&lt;year&gt;2018&lt;/year&gt;&lt;/dates&gt;&lt;isbn&gt;0896-6273&lt;/isbn&gt;&lt;urls&gt;&lt;/urls&gt;&lt;electronic-resource-num&gt;https://doi.org/10.1016/j.neuron.2017.12.018&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(Friston et al., 1994; Smith &amp; Nichols, 2018)</w:t>
      </w:r>
      <w:r>
        <w:rPr>
          <w:rFonts w:ascii="Times New Roman" w:hAnsi="Times New Roman" w:cs="Times New Roman"/>
        </w:rPr>
        <w:fldChar w:fldCharType="end"/>
      </w:r>
      <w:r w:rsidRPr="00D002D4">
        <w:rPr>
          <w:rFonts w:ascii="Times New Roman" w:hAnsi="Times New Roman" w:cs="Times New Roman"/>
        </w:rPr>
        <w:t xml:space="preserve">, often limit research to comparisons between a few predefined </w:t>
      </w:r>
      <w:r>
        <w:rPr>
          <w:rFonts w:ascii="Times New Roman" w:hAnsi="Times New Roman" w:cs="Times New Roman"/>
        </w:rPr>
        <w:t>task-condition</w:t>
      </w:r>
      <w:r>
        <w:rPr>
          <w:rFonts w:ascii="Times New Roman" w:hAnsi="Times New Roman" w:cs="Times New Roman" w:hint="eastAsia"/>
        </w:rPr>
        <w:t>s and</w:t>
      </w:r>
      <w:r w:rsidRPr="00D002D4">
        <w:rPr>
          <w:rFonts w:ascii="Times New Roman" w:hAnsi="Times New Roman" w:cs="Times New Roman" w:hint="eastAsia"/>
        </w:rPr>
        <w:t xml:space="preserve"> </w:t>
      </w:r>
      <w:r w:rsidRPr="00D002D4">
        <w:rPr>
          <w:rFonts w:ascii="Times New Roman" w:hAnsi="Times New Roman" w:cs="Times New Roman"/>
        </w:rPr>
        <w:t>focus on group-level analyses</w:t>
      </w:r>
      <w:r>
        <w:rPr>
          <w:rFonts w:ascii="Times New Roman" w:hAnsi="Times New Roman" w:cs="Times New Roman"/>
        </w:rPr>
        <w:t xml:space="preserve"> </w:t>
      </w:r>
      <w:r>
        <w:rPr>
          <w:rFonts w:ascii="Times New Roman" w:hAnsi="Times New Roman" w:cs="Times New Roman"/>
        </w:rPr>
        <w:fldChar w:fldCharType="begin">
          <w:fldData xml:space="preserve">PEVuZE5vdGU+PENpdGU+PEF1dGhvcj5GdXNhci1Qb2xpPC9BdXRob3I+PFllYXI+MjAwOTwvWWVh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==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PEVuZE5vdGU+PENpdGU+PEF1dGhvcj5GdXNhci1Qb2xpPC9BdXRob3I+PFllYXI+MjAwOTwvWWVh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==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(Fusar-Poli et al., 2009; Yarkoni et al., 2011)</w:t>
      </w:r>
      <w:r>
        <w:rPr>
          <w:rFonts w:ascii="Times New Roman" w:hAnsi="Times New Roman" w:cs="Times New Roman"/>
        </w:rPr>
        <w:fldChar w:fldCharType="end"/>
      </w:r>
      <w:r w:rsidRPr="00D002D4">
        <w:rPr>
          <w:rFonts w:ascii="Times New Roman" w:hAnsi="Times New Roman" w:cs="Times New Roman"/>
        </w:rPr>
        <w:t xml:space="preserve">, leaving a critical gap in individualized signal decomposition and analysis. While </w:t>
      </w:r>
      <w:r>
        <w:rPr>
          <w:rFonts w:ascii="Times New Roman" w:hAnsi="Times New Roman" w:cs="Times New Roman" w:hint="eastAsia"/>
        </w:rPr>
        <w:t>multivariate</w:t>
      </w:r>
      <w:r w:rsidRPr="00D002D4">
        <w:rPr>
          <w:rFonts w:ascii="Times New Roman" w:hAnsi="Times New Roman" w:cs="Times New Roman"/>
        </w:rPr>
        <w:t xml:space="preserve"> techniques like Independent Component Analysis (ICA)</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&lt;EndNote&gt;&lt;Cite&gt;&lt;Author&gt;Beckmann&lt;/Author&gt;&lt;RecNum&gt;191&lt;/RecNum&gt;&lt;DisplayText&gt;(Beckmann &amp;amp; Smith)&lt;/DisplayText&gt;&lt;record&gt;&lt;rec-number&gt;191&lt;/rec-number&gt;&lt;foreign-keys&gt;&lt;key app="EN" db-id="tpfrd5zae559djexsr5vtzdfpxp9evp0s5ep" timestamp="1723691646"&gt;191&lt;/key&gt;&lt;/foreign-keys&gt;&lt;ref-type name="Journal Article"&gt;17&lt;/ref-type&gt;&lt;contributors&gt;&lt;authors&gt;&lt;author&gt;Beckmann, Christian F&lt;/author&gt;&lt;author&gt;Smith, Stephen M&lt;/author&gt;&lt;/authors&gt;&lt;/contributors&gt;&lt;titles&gt;&lt;title&gt;Probabilistic Independent Component Analysis for Functional Magnetic Resonance Imaging&lt;/title&gt;&lt;/titles&gt;&lt;dates&gt;&lt;/dates&gt;&lt;urls&gt;&lt;/urls&gt;&lt;electronic-resource-num&gt;10.1109/TMI.2003.822821&lt;/electronic-resource-num&gt;&lt;/record&gt;&lt;/Cite&gt;&lt;/EndNote&gt;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(Beckmann &amp; Smith)</w:t>
      </w:r>
      <w:r>
        <w:rPr>
          <w:rFonts w:ascii="Times New Roman" w:hAnsi="Times New Roman" w:cs="Times New Roman"/>
        </w:rPr>
        <w:fldChar w:fldCharType="end"/>
      </w:r>
      <w:r w:rsidRPr="00D002D4">
        <w:rPr>
          <w:rFonts w:ascii="Times New Roman" w:hAnsi="Times New Roman" w:cs="Times New Roman"/>
        </w:rPr>
        <w:t xml:space="preserve"> provide spatial features, they fail to characterize temporal dynamics and individual-level covariation. With the growing emphasis on understanding the dynamics of brain function, there is a shift toward exploring spatial-temporal interactions and associations</w:t>
      </w:r>
      <w:r>
        <w:rPr>
          <w:rFonts w:ascii="Times New Roman" w:hAnsi="Times New Roman" w:cs="Times New Roman"/>
        </w:rPr>
        <w:t xml:space="preserve"> </w:t>
      </w:r>
      <w:r>
        <w:rPr>
          <w:rFonts w:ascii="Times New Roman" w:hAnsi="Times New Roman" w:cs="Times New Roman"/>
        </w:rPr>
        <w:fldChar w:fldCharType="begin">
          <w:fldData xml:space="preserve">PEVuZE5vdGU+PENpdGU+PEF1dGhvcj5CdWxsbW9yZTwvQXV0aG9yPjxZZWFyPjIwMTI8L1llYXI+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PEVuZE5vdGU+PENpdGU+PEF1dGhvcj5CdWxsbW9yZTwvQXV0aG9yPjxZZWFyPjIwMTI8L1llYXI+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(Bullmore &amp; Sporns, 2012; Giedd et al., 2015; Liu et al., 2022)</w:t>
      </w:r>
      <w:r>
        <w:rPr>
          <w:rFonts w:ascii="Times New Roman" w:hAnsi="Times New Roman" w:cs="Times New Roman"/>
        </w:rPr>
        <w:fldChar w:fldCharType="end"/>
      </w:r>
      <w:r w:rsidRPr="00D002D4">
        <w:rPr>
          <w:rFonts w:ascii="Times New Roman" w:hAnsi="Times New Roman" w:cs="Times New Roman"/>
        </w:rPr>
        <w:t xml:space="preserve">. </w:t>
      </w:r>
      <w:r>
        <w:rPr>
          <w:rFonts w:ascii="Times New Roman" w:hAnsi="Times New Roman" w:cs="Times New Roman"/>
        </w:rPr>
        <w:t>Tensor-based analysis methods have been successfully applied in brain imaging studies</w:t>
      </w:r>
      <w:r>
        <w:rPr>
          <w:rFonts w:ascii="Times New Roman" w:hAnsi="Times New Roman" w:cs="Times New Roman"/>
        </w:rPr>
        <w:fldChar w:fldCharType="begin">
          <w:fldData xml:space="preserve">PEVuZE5vdGU+PENpdGU+PEF1dGhvcj5EYXZpZHNvbjwvQXV0aG9yPjxZZWFyPjIwMTM8L1llYXI+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</w:fldData>
        </w:fldChar>
      </w:r>
      <w:r w:rsidR="001434FA">
        <w:rPr>
          <w:rFonts w:ascii="Times New Roman" w:hAnsi="Times New Roman" w:cs="Times New Roman"/>
        </w:rPr>
        <w:instrText xml:space="preserve"> ADDIN EN.CITE </w:instrText>
      </w:r>
      <w:r w:rsidR="001434FA">
        <w:rPr>
          <w:rFonts w:ascii="Times New Roman" w:hAnsi="Times New Roman" w:cs="Times New Roman"/>
        </w:rPr>
        <w:fldChar w:fldCharType="begin">
          <w:fldData xml:space="preserve">PEVuZE5vdGU+PENpdGU+PEF1dGhvcj5EYXZpZHNvbjwvQXV0aG9yPjxZZWFyPjIwMTM8L1llYXI+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</w:fldData>
        </w:fldChar>
      </w:r>
      <w:r w:rsidR="001434FA">
        <w:rPr>
          <w:rFonts w:ascii="Times New Roman" w:hAnsi="Times New Roman" w:cs="Times New Roman"/>
        </w:rPr>
        <w:instrText xml:space="preserve"> ADDIN EN.CITE.DATA </w:instrText>
      </w:r>
      <w:r w:rsidR="001434FA">
        <w:rPr>
          <w:rFonts w:ascii="Times New Roman" w:hAnsi="Times New Roman" w:cs="Times New Roman"/>
        </w:rPr>
      </w:r>
      <w:r w:rsidR="001434FA">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1434FA">
        <w:rPr>
          <w:rFonts w:ascii="Times New Roman" w:hAnsi="Times New Roman" w:cs="Times New Roman"/>
          <w:noProof/>
        </w:rPr>
        <w:t>(Davidson et al., 2013; Hou &amp; Chaib-Draa, 2015; Karahan et al., 2015; Li et al., 2021; Ma et al., 2016; Zhou et al., 2013)</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Notably, r</w:t>
      </w:r>
      <w:r w:rsidRPr="00D002D4">
        <w:rPr>
          <w:rFonts w:ascii="Times New Roman" w:hAnsi="Times New Roman" w:cs="Times New Roman"/>
        </w:rPr>
        <w:t>ecent advancements in tensor-based methods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&lt;EndNote&gt;&lt;Cite&gt;&lt;Author&gt;Li&lt;/Author&gt;&lt;Year&gt;2021&lt;/Year&gt;&lt;RecNum&gt;100&lt;/RecNum&gt;&lt;DisplayText&gt;(Li et al., 2021)&lt;/DisplayText&gt;&lt;record&gt;&lt;rec-number&gt;100&lt;/rec-number&gt;&lt;foreign-keys&gt;&lt;key app="EN" db-id="tpfrd5zae559djexsr5vtzdfpxp9evp0s5ep" timestamp="1708580333"&gt;100&lt;/key&gt;&lt;/foreign-keys&gt;&lt;ref-type name="Journal Article"&gt;17&lt;/ref-type&gt;&lt;contributors&gt;&lt;authors&gt;&lt;author&gt;Li, Jian&lt;/author&gt;&lt;author&gt;Wisnowski, Jessica L&lt;/author&gt;&lt;author&gt;Joshi, Anand A&lt;/author&gt;&lt;author&gt;Leahy, Richard M&lt;/author&gt;&lt;/authors&gt;&lt;/contributors&gt;&lt;titles&gt;&lt;title&gt;Robust brain network identification from multi-subject asynchronous fMRI data&lt;/title&gt;&lt;secondary-title&gt;NeuroImage&lt;/secondary-title&gt;&lt;/titles&gt;&lt;periodical&gt;&lt;full-title&gt;Neuroimage&lt;/full-title&gt;&lt;/periodical&gt;&lt;pages&gt;117615&lt;/pages&gt;&lt;volume&gt;227&lt;/volume&gt;&lt;dates&gt;&lt;year&gt;2021&lt;/year&gt;&lt;/dates&gt;&lt;isbn&gt;1053-8119&lt;/isbn&gt;&lt;urls&gt;&lt;/urls&gt;&lt;electronic-resource-num&gt;https://doi.org/10.1016/j.neuroimage.2020.117615&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(Li et al., 2021)</w:t>
      </w:r>
      <w:r>
        <w:rPr>
          <w:rFonts w:ascii="Times New Roman" w:hAnsi="Times New Roman" w:cs="Times New Roman"/>
        </w:rPr>
        <w:fldChar w:fldCharType="end"/>
      </w:r>
      <w:r w:rsidRPr="00D002D4">
        <w:rPr>
          <w:rFonts w:ascii="Times New Roman" w:hAnsi="Times New Roman" w:cs="Times New Roman"/>
        </w:rPr>
        <w:t xml:space="preserve"> have incorporated spatiotemporal characterization</w:t>
      </w:r>
      <w:r>
        <w:rPr>
          <w:rFonts w:ascii="Times New Roman" w:hAnsi="Times New Roman" w:cs="Times New Roman"/>
        </w:rPr>
        <w:t>.</w:t>
      </w:r>
      <w:r w:rsidRPr="00D002D4">
        <w:rPr>
          <w:rFonts w:ascii="Times New Roman" w:hAnsi="Times New Roman" w:cs="Times New Roman"/>
        </w:rPr>
        <w:t xml:space="preserve"> High-dimensional analyses offer the potential to uncover deeper insights into brain mechanisms by capturing these dynamics comprehensively</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&lt;EndNote&gt;&lt;Cite&gt;&lt;Author&gt;Roads&lt;/Author&gt;&lt;Year&gt;2024&lt;/Year&gt;&lt;RecNum&gt;223&lt;/RecNum&gt;&lt;DisplayText&gt;(Roads &amp;amp; Love, 2024)&lt;/DisplayText&gt;&lt;record&gt;&lt;rec-number&gt;223&lt;/rec-number&gt;&lt;foreign-keys&gt;&lt;key app="EN" db-id="tpfrd5zae559djexsr5vtzdfpxp9evp0s5ep" timestamp="1733990991"&gt;223&lt;/key&gt;&lt;/foreign-keys&gt;&lt;ref-type name="Journal Article"&gt;17&lt;/ref-type&gt;&lt;contributors&gt;&lt;authors&gt;&lt;author&gt;Roads, Brett D&lt;/author&gt;&lt;author&gt;Love, Bradley C&lt;/author&gt;&lt;/authors&gt;&lt;/contributors&gt;&lt;titles&gt;&lt;title&gt;The Dimensions of dimensionality&lt;/title&gt;&lt;secondary-title&gt;Trends in Cognitive Sciences&lt;/secondary-title&gt;&lt;/titles&gt;&lt;periodical&gt;&lt;full-title&gt;Trends in cognitive sciences&lt;/full-title&gt;&lt;/periodical&gt;&lt;pages&gt;1118-1131&lt;/pages&gt;&lt;volume&gt;28&lt;/volume&gt;&lt;number&gt;12&lt;/number&gt;&lt;dates&gt;&lt;year&gt;2024&lt;/year&gt;&lt;/dates&gt;&lt;isbn&gt;1364-6613&lt;/isbn&gt;&lt;urls&gt;&lt;/urls&gt;&lt;electronic-resource-num&gt;https://doi.org/10.1016/j.tics.2024.07.005&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(Roads &amp; Love, 2024)</w:t>
      </w:r>
      <w:r>
        <w:rPr>
          <w:rFonts w:ascii="Times New Roman" w:hAnsi="Times New Roman" w:cs="Times New Roman"/>
        </w:rPr>
        <w:fldChar w:fldCharType="end"/>
      </w:r>
      <w:r w:rsidRPr="00D002D4">
        <w:rPr>
          <w:rFonts w:ascii="Times New Roman" w:hAnsi="Times New Roman" w:cs="Times New Roman"/>
        </w:rPr>
        <w:t>.</w:t>
      </w:r>
      <w:r w:rsidRPr="00392D79">
        <w:rPr>
          <w:rFonts w:ascii="Times New Roman" w:hAnsi="Times New Roman" w:cs="Times New Roman"/>
        </w:rPr>
        <w:t xml:space="preserve"> </w:t>
      </w:r>
      <w:r>
        <w:rPr>
          <w:rFonts w:ascii="Times New Roman" w:hAnsi="Times New Roman" w:cs="Times New Roman"/>
        </w:rPr>
        <w:t>However, the current tensor-based approach</w:t>
      </w:r>
      <w:r w:rsidRPr="00D002D4">
        <w:rPr>
          <w:rFonts w:ascii="Times New Roman" w:hAnsi="Times New Roman" w:cs="Times New Roman"/>
        </w:rPr>
        <w:t xml:space="preserve"> still fall</w:t>
      </w:r>
      <w:r>
        <w:rPr>
          <w:rFonts w:ascii="Times New Roman" w:hAnsi="Times New Roman" w:cs="Times New Roman"/>
        </w:rPr>
        <w:t>s</w:t>
      </w:r>
      <w:r w:rsidRPr="00D002D4">
        <w:rPr>
          <w:rFonts w:ascii="Times New Roman" w:hAnsi="Times New Roman" w:cs="Times New Roman"/>
        </w:rPr>
        <w:t xml:space="preserve"> short of identifying individualized biomarkers. Developing high-dimensional individualized analytical methods is crucial for understanding the cognitive mechanisms underlying neural processes, extracting meaningful low-dimensional neural representations</w:t>
      </w:r>
      <w:ins w:id="46" w:author="rongquan zhai" w:date="2025-04-14T14:43:00Z" w16du:dateUtc="2025-04-14T06:43:00Z">
        <w:r w:rsidR="001249A7">
          <w:rPr>
            <w:rFonts w:ascii="Times New Roman" w:hAnsi="Times New Roman" w:cs="Times New Roman"/>
          </w:rPr>
          <w:t>,</w:t>
        </w:r>
      </w:ins>
      <w:ins w:id="47" w:author="rongquan zhai" w:date="2025-04-14T15:00:00Z" w16du:dateUtc="2025-04-14T07:00:00Z">
        <w:r w:rsidR="00C50A43">
          <w:rPr>
            <w:rFonts w:ascii="Times New Roman" w:hAnsi="Times New Roman" w:cs="Times New Roman" w:hint="eastAsia"/>
          </w:rPr>
          <w:t xml:space="preserve"> </w:t>
        </w:r>
      </w:ins>
      <w:del w:id="48" w:author="rongquan zhai" w:date="2025-04-14T14:43:00Z" w16du:dateUtc="2025-04-14T06:43:00Z">
        <w:r w:rsidRPr="00D002D4" w:rsidDel="001249A7">
          <w:rPr>
            <w:rFonts w:ascii="Times New Roman" w:hAnsi="Times New Roman" w:cs="Times New Roman"/>
          </w:rPr>
          <w:delText>, uncovering the latent structure of neuroimaging data,</w:delText>
        </w:r>
      </w:del>
      <w:del w:id="49" w:author="rongquan zhai" w:date="2025-04-14T18:31:00Z" w16du:dateUtc="2025-04-14T10:31:00Z">
        <w:r w:rsidRPr="00D002D4" w:rsidDel="00C50A43">
          <w:rPr>
            <w:rFonts w:ascii="Times New Roman" w:hAnsi="Times New Roman" w:cs="Times New Roman"/>
          </w:rPr>
          <w:delText xml:space="preserve"> </w:delText>
        </w:r>
      </w:del>
      <w:r>
        <w:rPr>
          <w:rFonts w:ascii="Times New Roman" w:hAnsi="Times New Roman" w:cs="Times New Roman" w:hint="eastAsia"/>
        </w:rPr>
        <w:t>even</w:t>
      </w:r>
      <w:r w:rsidRPr="00D002D4">
        <w:rPr>
          <w:rFonts w:ascii="Times New Roman" w:hAnsi="Times New Roman" w:cs="Times New Roman"/>
        </w:rPr>
        <w:t xml:space="preserve"> predicting unknown neural activities in the brain.</w:t>
      </w:r>
    </w:p>
    <w:p w14:paraId="597F6D13" w14:textId="4A41C889" w:rsidR="00910B83" w:rsidRDefault="006B4467" w:rsidP="00E12DB9">
      <w:pPr>
        <w:spacing w:line="360" w:lineRule="auto"/>
        <w:ind w:firstLineChars="200" w:firstLine="420"/>
        <w:rPr>
          <w:ins w:id="50" w:author="rongquan zhai" w:date="2025-04-14T14:33:00Z" w16du:dateUtc="2025-04-14T06:33:00Z"/>
          <w:rFonts w:ascii="Times New Roman" w:hAnsi="Times New Roman" w:cs="Times New Roman"/>
        </w:rPr>
      </w:pPr>
      <w:ins w:id="51" w:author="rongquan zhai" w:date="2025-04-14T14:36:00Z" w16du:dateUtc="2025-04-14T06:36:00Z">
        <w:r>
          <w:rPr>
            <w:rFonts w:ascii="Times New Roman" w:hAnsi="Times New Roman" w:cs="Times New Roman" w:hint="eastAsia"/>
          </w:rPr>
          <w:t>Notably</w:t>
        </w:r>
        <w:r>
          <w:rPr>
            <w:rFonts w:ascii="Times New Roman" w:hAnsi="Times New Roman" w:cs="Times New Roman"/>
          </w:rPr>
          <w:t xml:space="preserve">, </w:t>
        </w:r>
      </w:ins>
      <w:del w:id="52" w:author="rongquan zhai" w:date="2025-04-14T14:31:00Z" w16du:dateUtc="2025-04-14T06:31:00Z">
        <w:r w:rsidR="00915207" w:rsidDel="00B52786">
          <w:rPr>
            <w:rFonts w:ascii="Times New Roman" w:hAnsi="Times New Roman" w:cs="Times New Roman" w:hint="eastAsia"/>
          </w:rPr>
          <w:delText>Though</w:delText>
        </w:r>
        <w:r w:rsidR="00915207" w:rsidDel="00B52786">
          <w:rPr>
            <w:rFonts w:ascii="Times New Roman" w:hAnsi="Times New Roman" w:cs="Times New Roman"/>
          </w:rPr>
          <w:delText xml:space="preserve"> difficult to acquire, l</w:delText>
        </w:r>
        <w:r w:rsidR="00915207" w:rsidRPr="00435E04" w:rsidDel="00B52786">
          <w:rPr>
            <w:rFonts w:ascii="Times New Roman" w:hAnsi="Times New Roman" w:cs="Times New Roman"/>
          </w:rPr>
          <w:delText xml:space="preserve">ongitudinal neuroimaging data </w:delText>
        </w:r>
        <w:r w:rsidR="00915207" w:rsidDel="00B52786">
          <w:rPr>
            <w:rFonts w:ascii="Times New Roman" w:hAnsi="Times New Roman" w:cs="Times New Roman"/>
          </w:rPr>
          <w:delText>could yield substantive insights, particularly in improve</w:delText>
        </w:r>
        <w:r w:rsidR="00915207" w:rsidRPr="00435E04" w:rsidDel="00B52786">
          <w:rPr>
            <w:rFonts w:ascii="Times New Roman" w:hAnsi="Times New Roman" w:cs="Times New Roman"/>
          </w:rPr>
          <w:delText xml:space="preserve"> stab</w:delText>
        </w:r>
        <w:r w:rsidR="00915207" w:rsidDel="00B52786">
          <w:rPr>
            <w:rFonts w:ascii="Times New Roman" w:hAnsi="Times New Roman" w:cs="Times New Roman"/>
          </w:rPr>
          <w:delText>ility</w:delText>
        </w:r>
        <w:r w:rsidR="00915207" w:rsidRPr="00435E04" w:rsidDel="00B52786">
          <w:rPr>
            <w:rFonts w:ascii="Times New Roman" w:hAnsi="Times New Roman" w:cs="Times New Roman"/>
          </w:rPr>
          <w:delText xml:space="preserve"> and reproducib</w:delText>
        </w:r>
        <w:r w:rsidR="00915207" w:rsidDel="00B52786">
          <w:rPr>
            <w:rFonts w:ascii="Times New Roman" w:hAnsi="Times New Roman" w:cs="Times New Roman"/>
          </w:rPr>
          <w:delText xml:space="preserve">ility of brain-wide associations with neuro-behavioral measurements and mental disorders within a temporal framework </w:delText>
        </w:r>
        <w:r w:rsidR="00915207" w:rsidDel="00B52786">
          <w:rPr>
            <w:rFonts w:ascii="Times New Roman" w:hAnsi="Times New Roman" w:cs="Times New Roman"/>
          </w:rPr>
          <w:fldChar w:fldCharType="begin"/>
        </w:r>
        <w:r w:rsidR="00915207" w:rsidDel="00B52786">
          <w:rPr>
            <w:rFonts w:ascii="Times New Roman" w:hAnsi="Times New Roman" w:cs="Times New Roman"/>
          </w:rPr>
          <w:delInstrText xml:space="preserve"> ADDIN EN.CITE &lt;EndNote&gt;&lt;Cite&gt;&lt;Author&gt;Kang&lt;/Author&gt;&lt;Year&gt;2024&lt;/Year&gt;&lt;RecNum&gt;226&lt;/RecNum&gt;&lt;DisplayText&gt;(Kang et al., 2024)&lt;/DisplayText&gt;&lt;record&gt;&lt;rec-number&gt;226&lt;/rec-number&gt;&lt;foreign-keys&gt;&lt;key app="EN" db-id="tpfrd5zae559djexsr5vtzdfpxp9evp0s5ep" timestamp="1734502744"&gt;226&lt;/key&gt;&lt;/foreign-keys&gt;&lt;ref-type name="Journal Article"&gt;17&lt;/ref-type&gt;&lt;contributors&gt;&lt;authors&gt;&lt;author&gt;Kang, Kaidi&lt;/author&gt;&lt;author&gt;Seidlitz, Jakob&lt;/author&gt;&lt;author&gt;Bethlehem, Richard AI&lt;/author&gt;&lt;author&gt;Xiong, Jiangmei&lt;/author&gt;&lt;author&gt;Jones, Megan T&lt;/author&gt;&lt;author&gt;Mehta, Kahini&lt;/author&gt;&lt;author&gt;Keller, Arielle S&lt;/author&gt;&lt;author&gt;Tao, Ran&lt;/author&gt;&lt;author&gt;Randolph, Anita&lt;/author&gt;&lt;author&gt;Larsen, Bart&lt;/author&gt;&lt;/authors&gt;&lt;/contributors&gt;&lt;titles&gt;&lt;title&gt;Study design features increase replicability in brain-wide association studies&lt;/title&gt;&lt;secondary-title&gt;Nature&lt;/secondary-title&gt;&lt;/titles&gt;&lt;periodical&gt;&lt;full-title&gt;Nature&lt;/full-title&gt;&lt;/periodical&gt;&lt;pages&gt;1-9&lt;/pages&gt;&lt;dates&gt;&lt;year&gt;2024&lt;/year&gt;&lt;/dates&gt;&lt;isbn&gt;0028-0836&lt;/isbn&gt;&lt;urls&gt;&lt;/urls&gt;&lt;electronic-resource-num&gt;https://doi.org/10.1038/s41586-024-08260-9&lt;/electronic-resource-num&gt;&lt;/record&gt;&lt;/Cite&gt;&lt;/EndNote&gt;</w:delInstrText>
        </w:r>
        <w:r w:rsidR="00915207" w:rsidDel="00B52786">
          <w:rPr>
            <w:rFonts w:ascii="Times New Roman" w:hAnsi="Times New Roman" w:cs="Times New Roman"/>
          </w:rPr>
          <w:fldChar w:fldCharType="separate"/>
        </w:r>
        <w:r w:rsidR="00915207" w:rsidDel="00B52786">
          <w:rPr>
            <w:rFonts w:ascii="Times New Roman" w:hAnsi="Times New Roman" w:cs="Times New Roman"/>
            <w:noProof/>
          </w:rPr>
          <w:delText>(Kang et al., 2024)</w:delText>
        </w:r>
        <w:r w:rsidR="00915207" w:rsidDel="00B52786">
          <w:rPr>
            <w:rFonts w:ascii="Times New Roman" w:hAnsi="Times New Roman" w:cs="Times New Roman"/>
          </w:rPr>
          <w:fldChar w:fldCharType="end"/>
        </w:r>
        <w:r w:rsidR="00915207" w:rsidDel="00B52786">
          <w:rPr>
            <w:rFonts w:ascii="Times New Roman" w:hAnsi="Times New Roman" w:cs="Times New Roman"/>
          </w:rPr>
          <w:delText>. However, longitudinal data often suffers from missing and mismatched entries due to protracted data collection, multi-site studies with varied interests, and evolving experimental designs</w:delText>
        </w:r>
        <w:r w:rsidR="00915207" w:rsidDel="00B52786">
          <w:rPr>
            <w:rFonts w:ascii="Times New Roman" w:hAnsi="Times New Roman" w:cs="Times New Roman"/>
          </w:rPr>
          <w:fldChar w:fldCharType="begin"/>
        </w:r>
        <w:r w:rsidR="00915207" w:rsidDel="00B52786">
          <w:rPr>
            <w:rFonts w:ascii="Times New Roman" w:hAnsi="Times New Roman" w:cs="Times New Roman"/>
          </w:rPr>
          <w:delInstrText xml:space="preserve"> ADDIN EN.CITE &lt;EndNote&gt;&lt;Cite&gt;&lt;Author&gt;Matta&lt;/Author&gt;&lt;Year&gt;2018&lt;/Year&gt;&lt;RecNum&gt;228&lt;/RecNum&gt;&lt;DisplayText&gt;(Matta et al., 2018)&lt;/DisplayText&gt;&lt;record&gt;&lt;rec-number&gt;228&lt;/rec-number&gt;&lt;foreign-keys&gt;&lt;key app="EN" db-id="tpfrd5zae559djexsr5vtzdfpxp9evp0s5ep" timestamp="1735108478"&gt;228&lt;/key&gt;&lt;/foreign-keys&gt;&lt;ref-type name="Journal Article"&gt;17&lt;/ref-type&gt;&lt;contributors&gt;&lt;authors&gt;&lt;author&gt;Matta, Tyler H&lt;/author&gt;&lt;author&gt;Flournoy, John C&lt;/author&gt;&lt;author&gt;Byrne, Michelle L&lt;/author&gt;&lt;/authors&gt;&lt;/contributors&gt;&lt;titles&gt;&lt;title&gt;Making an unknown unknown a known unknown: Missing data in longitudinal neuroimaging studies&lt;/title&gt;&lt;secondary-title&gt;Developmental cognitive neuroscience&lt;/secondary-title&gt;&lt;/titles&gt;&lt;periodical&gt;&lt;full-title&gt;Developmental cognitive neuroscience&lt;/full-title&gt;&lt;/periodical&gt;&lt;pages&gt;83-98&lt;/pages&gt;&lt;volume&gt;33&lt;/volume&gt;&lt;dates&gt;&lt;year&gt;2018&lt;/year&gt;&lt;/dates&gt;&lt;isbn&gt;1878-9293&lt;/isbn&gt;&lt;urls&gt;&lt;/urls&gt;&lt;/record&gt;&lt;/Cite&gt;&lt;/EndNote&gt;</w:delInstrText>
        </w:r>
        <w:r w:rsidR="00915207" w:rsidDel="00B52786">
          <w:rPr>
            <w:rFonts w:ascii="Times New Roman" w:hAnsi="Times New Roman" w:cs="Times New Roman"/>
          </w:rPr>
          <w:fldChar w:fldCharType="separate"/>
        </w:r>
        <w:r w:rsidR="00915207" w:rsidDel="00B52786">
          <w:rPr>
            <w:rFonts w:ascii="Times New Roman" w:hAnsi="Times New Roman" w:cs="Times New Roman"/>
            <w:noProof/>
          </w:rPr>
          <w:delText>(Matta et al., 2018)</w:delText>
        </w:r>
        <w:r w:rsidR="00915207" w:rsidDel="00B52786">
          <w:rPr>
            <w:rFonts w:ascii="Times New Roman" w:hAnsi="Times New Roman" w:cs="Times New Roman"/>
          </w:rPr>
          <w:fldChar w:fldCharType="end"/>
        </w:r>
        <w:r w:rsidR="00915207" w:rsidDel="00B52786">
          <w:rPr>
            <w:rFonts w:ascii="Times New Roman" w:hAnsi="Times New Roman" w:cs="Times New Roman"/>
          </w:rPr>
          <w:delText>. A potential solution is to construct a high-dimensional representation system that effectively capture all the latent neurocognitive processes, which is thus robust to random missing data and could even predict unconducted task conditions. Importantly, the ability to p</w:delText>
        </w:r>
        <w:r w:rsidR="00915207" w:rsidRPr="00BF6E39" w:rsidDel="00B52786">
          <w:rPr>
            <w:rFonts w:ascii="Times New Roman" w:hAnsi="Times New Roman" w:cs="Times New Roman"/>
          </w:rPr>
          <w:delText xml:space="preserve">redict </w:delText>
        </w:r>
        <w:r w:rsidR="00915207" w:rsidDel="00B52786">
          <w:rPr>
            <w:rFonts w:ascii="Times New Roman" w:hAnsi="Times New Roman" w:cs="Times New Roman"/>
          </w:rPr>
          <w:delText>or</w:delText>
        </w:r>
        <w:r w:rsidR="00915207" w:rsidRPr="00BF6E39" w:rsidDel="00B52786">
          <w:rPr>
            <w:rFonts w:ascii="Times New Roman" w:hAnsi="Times New Roman" w:cs="Times New Roman"/>
          </w:rPr>
          <w:delText xml:space="preserve"> impu</w:delText>
        </w:r>
        <w:r w:rsidR="00915207" w:rsidDel="00B52786">
          <w:rPr>
            <w:rFonts w:ascii="Times New Roman" w:hAnsi="Times New Roman" w:cs="Times New Roman"/>
          </w:rPr>
          <w:delText>te</w:delText>
        </w:r>
        <w:r w:rsidR="00915207" w:rsidRPr="00BF6E39" w:rsidDel="00B52786">
          <w:rPr>
            <w:rFonts w:ascii="Times New Roman" w:hAnsi="Times New Roman" w:cs="Times New Roman"/>
          </w:rPr>
          <w:delText xml:space="preserve"> missing neural signals could significantly increase the available sample size, thereby </w:delText>
        </w:r>
        <w:r w:rsidR="00915207" w:rsidDel="00B52786">
          <w:rPr>
            <w:rFonts w:ascii="Times New Roman" w:hAnsi="Times New Roman" w:cs="Times New Roman"/>
          </w:rPr>
          <w:delText>fulfilling the potential of</w:delText>
        </w:r>
        <w:r w:rsidR="00915207" w:rsidRPr="00BF6E39" w:rsidDel="00B52786">
          <w:rPr>
            <w:rFonts w:ascii="Times New Roman" w:hAnsi="Times New Roman" w:cs="Times New Roman"/>
          </w:rPr>
          <w:delText xml:space="preserve"> longitudinal analyses.</w:delText>
        </w:r>
      </w:del>
      <w:ins w:id="53" w:author="rongquan zhai" w:date="2025-04-14T14:36:00Z" w16du:dateUtc="2025-04-14T06:36:00Z">
        <w:r>
          <w:rPr>
            <w:rFonts w:ascii="Times New Roman" w:hAnsi="Times New Roman" w:cs="Times New Roman"/>
          </w:rPr>
          <w:t>t</w:t>
        </w:r>
      </w:ins>
      <w:ins w:id="54" w:author="rongquan zhai" w:date="2025-04-14T14:30:00Z" w16du:dateUtc="2025-04-14T06:30:00Z">
        <w:r w:rsidR="00910B83" w:rsidRPr="00910B83">
          <w:rPr>
            <w:rFonts w:ascii="Times New Roman" w:hAnsi="Times New Roman" w:cs="Times New Roman"/>
          </w:rPr>
          <w:t xml:space="preserve">he need for individualized, high-dimensional representations is particularly pronounced in longitudinal neuroimaging studies, which hold great potential for enhancing the stability and reproducibility of brain-behavior associations across developmental stages or in </w:t>
        </w:r>
        <w:r w:rsidR="00910B83" w:rsidRPr="00910B83">
          <w:rPr>
            <w:rFonts w:ascii="Times New Roman" w:hAnsi="Times New Roman" w:cs="Times New Roman"/>
          </w:rPr>
          <w:lastRenderedPageBreak/>
          <w:t>relation to mental disorders</w:t>
        </w:r>
      </w:ins>
      <w:ins w:id="55" w:author="rongquan zhai" w:date="2025-04-14T14:31:00Z" w16du:dateUtc="2025-04-14T06:31:00Z">
        <w:r w:rsidR="00910B83">
          <w:rPr>
            <w:rFonts w:ascii="Times New Roman" w:hAnsi="Times New Roman" w:cs="Times New Roman" w:hint="eastAsia"/>
          </w:rPr>
          <w:t xml:space="preserve"> </w:t>
        </w:r>
      </w:ins>
      <w:r w:rsidR="00910B83">
        <w:rPr>
          <w:rFonts w:ascii="Times New Roman" w:hAnsi="Times New Roman" w:cs="Times New Roman"/>
        </w:rPr>
        <w:fldChar w:fldCharType="begin"/>
      </w:r>
      <w:r w:rsidR="00910B83">
        <w:rPr>
          <w:rFonts w:ascii="Times New Roman" w:hAnsi="Times New Roman" w:cs="Times New Roman"/>
        </w:rPr>
        <w:instrText xml:space="preserve"> ADDIN EN.CITE &lt;EndNote&gt;&lt;Cite&gt;&lt;Author&gt;Kang&lt;/Author&gt;&lt;Year&gt;2024&lt;/Year&gt;&lt;RecNum&gt;226&lt;/RecNum&gt;&lt;DisplayText&gt;(Kang et al., 2024)&lt;/DisplayText&gt;&lt;record&gt;&lt;rec-number&gt;226&lt;/rec-number&gt;&lt;foreign-keys&gt;&lt;key app="EN" db-id="tpfrd5zae559djexsr5vtzdfpxp9evp0s5ep" timestamp="1734502744"&gt;226&lt;/key&gt;&lt;/foreign-keys&gt;&lt;ref-type name="Journal Article"&gt;17&lt;/ref-type&gt;&lt;contributors&gt;&lt;authors&gt;&lt;author&gt;Kang, Kaidi&lt;/author&gt;&lt;author&gt;Seidlitz, Jakob&lt;/author&gt;&lt;author&gt;Bethlehem, Richard AI&lt;/author&gt;&lt;author&gt;Xiong, Jiangmei&lt;/author&gt;&lt;author&gt;Jones, Megan T&lt;/author&gt;&lt;author&gt;Mehta, Kahini&lt;/author&gt;&lt;author&gt;Keller, Arielle S&lt;/author&gt;&lt;author&gt;Tao, Ran&lt;/author&gt;&lt;author&gt;Randolph, Anita&lt;/author&gt;&lt;author&gt;Larsen, Bart&lt;/author&gt;&lt;/authors&gt;&lt;/contributors&gt;&lt;titles&gt;&lt;title&gt;Study design features increase replicability in brain-wide association studies&lt;/title&gt;&lt;secondary-title&gt;Nature&lt;/secondary-title&gt;&lt;/titles&gt;&lt;periodical&gt;&lt;full-title&gt;Nature&lt;/full-title&gt;&lt;/periodical&gt;&lt;pages&gt;1-9&lt;/pages&gt;&lt;dates&gt;&lt;year&gt;2024&lt;/year&gt;&lt;/dates&gt;&lt;isbn&gt;0028-0836&lt;/isbn&gt;&lt;urls&gt;&lt;/urls&gt;&lt;electronic-resource-num&gt;https://doi.org/10.1038/s41586-024-08260-9&lt;/electronic-resource-num&gt;&lt;/record&gt;&lt;/Cite&gt;&lt;/EndNote&gt;</w:instrText>
      </w:r>
      <w:r w:rsidR="00910B83">
        <w:rPr>
          <w:rFonts w:ascii="Times New Roman" w:hAnsi="Times New Roman" w:cs="Times New Roman"/>
        </w:rPr>
        <w:fldChar w:fldCharType="separate"/>
      </w:r>
      <w:r w:rsidR="00910B83">
        <w:rPr>
          <w:rFonts w:ascii="Times New Roman" w:hAnsi="Times New Roman" w:cs="Times New Roman"/>
          <w:noProof/>
        </w:rPr>
        <w:t>(Kang et al., 2024)</w:t>
      </w:r>
      <w:r w:rsidR="00910B83">
        <w:rPr>
          <w:rFonts w:ascii="Times New Roman" w:hAnsi="Times New Roman" w:cs="Times New Roman"/>
        </w:rPr>
        <w:fldChar w:fldCharType="end"/>
      </w:r>
      <w:ins w:id="56" w:author="rongquan zhai" w:date="2025-04-14T14:30:00Z" w16du:dateUtc="2025-04-14T06:30:00Z">
        <w:r w:rsidR="00910B83" w:rsidRPr="00910B83">
          <w:rPr>
            <w:rFonts w:ascii="Times New Roman" w:hAnsi="Times New Roman" w:cs="Times New Roman"/>
          </w:rPr>
          <w:t>. However, the collection of longitudinal data is inherently difficult due to protracted study durations, evolving experimental designs, and cross-site variability, often leading to missing or mismatched task conditions</w:t>
        </w:r>
      </w:ins>
      <w:ins w:id="57" w:author="rongquan zhai" w:date="2025-04-14T14:31:00Z" w16du:dateUtc="2025-04-14T06:31:00Z">
        <w:r w:rsidR="00910B83">
          <w:rPr>
            <w:rFonts w:ascii="Times New Roman" w:hAnsi="Times New Roman" w:cs="Times New Roman" w:hint="eastAsia"/>
          </w:rPr>
          <w:t xml:space="preserve"> </w:t>
        </w:r>
      </w:ins>
      <w:r w:rsidR="00910B83">
        <w:rPr>
          <w:rFonts w:ascii="Times New Roman" w:hAnsi="Times New Roman" w:cs="Times New Roman"/>
        </w:rPr>
        <w:fldChar w:fldCharType="begin"/>
      </w:r>
      <w:r w:rsidR="00910B83">
        <w:rPr>
          <w:rFonts w:ascii="Times New Roman" w:hAnsi="Times New Roman" w:cs="Times New Roman"/>
        </w:rPr>
        <w:instrText xml:space="preserve"> ADDIN EN.CITE &lt;EndNote&gt;&lt;Cite&gt;&lt;Author&gt;Matta&lt;/Author&gt;&lt;Year&gt;2018&lt;/Year&gt;&lt;RecNum&gt;228&lt;/RecNum&gt;&lt;DisplayText&gt;(Matta et al., 2018)&lt;/DisplayText&gt;&lt;record&gt;&lt;rec-number&gt;228&lt;/rec-number&gt;&lt;foreign-keys&gt;&lt;key app="EN" db-id="tpfrd5zae559djexsr5vtzdfpxp9evp0s5ep" timestamp="1735108478"&gt;228&lt;/key&gt;&lt;/foreign-keys&gt;&lt;ref-type name="Journal Article"&gt;17&lt;/ref-type&gt;&lt;contributors&gt;&lt;authors&gt;&lt;author&gt;Matta, Tyler H&lt;/author&gt;&lt;author&gt;Flournoy, John C&lt;/author&gt;&lt;author&gt;Byrne, Michelle L&lt;/author&gt;&lt;/authors&gt;&lt;/contributors&gt;&lt;titles&gt;&lt;title&gt;Making an unknown unknown a known unknown: Missing data in longitudinal neuroimaging studies&lt;/title&gt;&lt;secondary-title&gt;Developmental cognitive neuroscience&lt;/secondary-title&gt;&lt;/titles&gt;&lt;periodical&gt;&lt;full-title&gt;Developmental cognitive neuroscience&lt;/full-title&gt;&lt;/periodical&gt;&lt;pages&gt;83-98&lt;/pages&gt;&lt;volume&gt;33&lt;/volume&gt;&lt;dates&gt;&lt;year&gt;2018&lt;/year&gt;&lt;/dates&gt;&lt;isbn&gt;1878-9293&lt;/isbn&gt;&lt;urls&gt;&lt;/urls&gt;&lt;/record&gt;&lt;/Cite&gt;&lt;/EndNote&gt;</w:instrText>
      </w:r>
      <w:r w:rsidR="00910B83">
        <w:rPr>
          <w:rFonts w:ascii="Times New Roman" w:hAnsi="Times New Roman" w:cs="Times New Roman"/>
        </w:rPr>
        <w:fldChar w:fldCharType="separate"/>
      </w:r>
      <w:r w:rsidR="00910B83">
        <w:rPr>
          <w:rFonts w:ascii="Times New Roman" w:hAnsi="Times New Roman" w:cs="Times New Roman"/>
          <w:noProof/>
        </w:rPr>
        <w:t>(Matta et al., 2018)</w:t>
      </w:r>
      <w:r w:rsidR="00910B83">
        <w:rPr>
          <w:rFonts w:ascii="Times New Roman" w:hAnsi="Times New Roman" w:cs="Times New Roman"/>
        </w:rPr>
        <w:fldChar w:fldCharType="end"/>
      </w:r>
      <w:ins w:id="58" w:author="rongquan zhai" w:date="2025-04-14T14:30:00Z" w16du:dateUtc="2025-04-14T06:30:00Z">
        <w:r w:rsidR="00910B83" w:rsidRPr="00910B83">
          <w:rPr>
            <w:rFonts w:ascii="Times New Roman" w:hAnsi="Times New Roman" w:cs="Times New Roman"/>
          </w:rPr>
          <w:t>. These data limitations hinder comprehensive temporal modeling and reduce effective sample sizes. Therefore, a critical need exists for analytical approaches that not only model latent neurocognitive processes robustly but also tolerate data sparsity and even predict missing neural signals for unobserved task conditions. Such predictive capacity could dramatically enhance the utility of longitudinal datasets by maximizing available information.</w:t>
        </w:r>
      </w:ins>
      <w:del w:id="59" w:author="rongquan zhai" w:date="2025-04-14T14:31:00Z" w16du:dateUtc="2025-04-14T06:31:00Z">
        <w:r w:rsidR="00910B83" w:rsidDel="00910B83">
          <w:rPr>
            <w:rFonts w:ascii="Times New Roman" w:hAnsi="Times New Roman" w:cs="Times New Roman"/>
          </w:rPr>
          <w:fldChar w:fldCharType="begin"/>
        </w:r>
        <w:r w:rsidR="00910B83" w:rsidDel="00910B83">
          <w:rPr>
            <w:rFonts w:ascii="Times New Roman" w:hAnsi="Times New Roman" w:cs="Times New Roman"/>
          </w:rPr>
          <w:delInstrText xml:space="preserve"> ADDIN EN.CITE &lt;EndNote&gt;&lt;Cite&gt;&lt;Author&gt;Ochsner&lt;/Author&gt;&lt;Year&gt;2009&lt;/Year&gt;&lt;RecNum&gt;343&lt;/RecNum&gt;&lt;DisplayText&gt;(Ochsner et al., 2009)&lt;/DisplayText&gt;&lt;record&gt;&lt;rec-number&gt;343&lt;/rec-number&gt;&lt;foreign-keys&gt;&lt;key app="EN" db-id="tpfrd5zae559djexsr5vtzdfpxp9evp0s5ep" timestamp="1744360092"&gt;343&lt;/key&gt;&lt;/foreign-keys&gt;&lt;ref-type name="Journal Article"&gt;17&lt;/ref-type&gt;&lt;contributors&gt;&lt;authors&gt;&lt;author&gt;Ochsner, Kevin N&lt;/author&gt;&lt;author&gt;Ray, Rebecca R&lt;/author&gt;&lt;author&gt;Hughes, Brent&lt;/author&gt;&lt;author&gt;McRae, Kateri&lt;/author&gt;&lt;author&gt;Cooper, Jeffrey C&lt;/author&gt;&lt;author&gt;Weber, Jochen&lt;/author&gt;&lt;author&gt;Gabrieli, John DE&lt;/author&gt;&lt;author&gt;Gross, James J&lt;/author&gt;&lt;/authors&gt;&lt;/contributors&gt;&lt;titles&gt;&lt;title&gt;Bottom-up and top-down processes in emotion generation: common and distinct neural mechanisms&lt;/title&gt;&lt;secondary-title&gt;Psychological science&lt;/secondary-title&gt;&lt;/titles&gt;&lt;periodical&gt;&lt;full-title&gt;Psychological science&lt;/full-title&gt;&lt;/periodical&gt;&lt;pages&gt;1322-1331&lt;/pages&gt;&lt;volume&gt;20&lt;/volume&gt;&lt;number&gt;11&lt;/number&gt;&lt;dates&gt;&lt;year&gt;2009&lt;/year&gt;&lt;/dates&gt;&lt;isbn&gt;0956-7976&lt;/isbn&gt;&lt;urls&gt;&lt;/urls&gt;&lt;/record&gt;&lt;/Cite&gt;&lt;/EndNote&gt;</w:delInstrText>
        </w:r>
        <w:r w:rsidR="00910B83" w:rsidDel="00910B83">
          <w:rPr>
            <w:rFonts w:ascii="Times New Roman" w:hAnsi="Times New Roman" w:cs="Times New Roman"/>
          </w:rPr>
          <w:fldChar w:fldCharType="separate"/>
        </w:r>
        <w:r w:rsidR="00910B83" w:rsidDel="00910B83">
          <w:rPr>
            <w:rFonts w:ascii="Times New Roman" w:hAnsi="Times New Roman" w:cs="Times New Roman"/>
            <w:noProof/>
          </w:rPr>
          <w:delText>(Ochsner et al., 2009)</w:delText>
        </w:r>
        <w:r w:rsidR="00910B83" w:rsidDel="00910B83">
          <w:rPr>
            <w:rFonts w:ascii="Times New Roman" w:hAnsi="Times New Roman" w:cs="Times New Roman"/>
          </w:rPr>
          <w:fldChar w:fldCharType="end"/>
        </w:r>
      </w:del>
    </w:p>
    <w:p w14:paraId="60099977" w14:textId="0BF83FD2" w:rsidR="00CD2B1A" w:rsidRDefault="00CD2B1A" w:rsidP="00E12DB9">
      <w:pPr>
        <w:spacing w:line="360" w:lineRule="auto"/>
        <w:ind w:firstLineChars="200" w:firstLine="420"/>
        <w:rPr>
          <w:rFonts w:ascii="Times New Roman" w:hAnsi="Times New Roman" w:cs="Times New Roman" w:hint="eastAsia"/>
        </w:rPr>
      </w:pPr>
      <w:ins w:id="60" w:author="rongquan zhai" w:date="2025-04-14T14:33:00Z" w16du:dateUtc="2025-04-14T06:33:00Z">
        <w:r w:rsidRPr="00CD2B1A">
          <w:rPr>
            <w:rFonts w:ascii="Times New Roman" w:hAnsi="Times New Roman" w:cs="Times New Roman"/>
          </w:rPr>
          <w:t>To address these limitations, we propose a comprehensive tensor-based decomposition framework designed for individualized and temporally-aware fMRI analysis. Applying this method to the large-scale longitudinal IMAGEN cohort (N = 618 at ages 14, 19, and 23;</w:t>
        </w:r>
      </w:ins>
      <w:ins w:id="61" w:author="rongquan zhai" w:date="2025-04-14T18:31:00Z" w16du:dateUtc="2025-04-14T10:31:00Z">
        <w:r w:rsidR="006D0A80">
          <w:rPr>
            <w:rFonts w:ascii="Times New Roman" w:hAnsi="Times New Roman" w:cs="Times New Roman"/>
          </w:rPr>
          <w:t xml:space="preserve"> </w:t>
        </w:r>
      </w:ins>
      <w:r>
        <w:rPr>
          <w:rFonts w:ascii="Times New Roman" w:hAnsi="Times New Roman" w:cs="Times New Roman"/>
        </w:rPr>
        <w:fldChar w:fldCharType="begin"/>
      </w:r>
      <w:r w:rsidR="002A7DE2">
        <w:rPr>
          <w:rFonts w:ascii="Times New Roman" w:hAnsi="Times New Roman" w:cs="Times New Roman"/>
        </w:rPr>
        <w:instrText xml:space="preserve"> ADDIN EN.CITE &lt;EndNote&gt;&lt;Cite&gt;&lt;Author&gt;Schumann&lt;/Author&gt;&lt;Year&gt;2010&lt;/Year&gt;&lt;RecNum&gt;137&lt;/RecNum&gt;&lt;DisplayText&gt;(Schumann et al., 2010)&lt;/DisplayText&gt;&lt;record&gt;&lt;rec-number&gt;137&lt;/rec-number&gt;&lt;foreign-keys&gt;&lt;key app="EN" db-id="tpfrd5zae559djexsr5vtzdfpxp9evp0s5ep" timestamp="1716985554"&gt;137&lt;/key&gt;&lt;/foreign-keys&gt;&lt;ref-type name="Journal Article"&gt;17&lt;/ref-type&gt;&lt;contributors&gt;&lt;authors&gt;&lt;author&gt;Schumann, Gunter&lt;/author&gt;&lt;author&gt;Loth, Eva&lt;/author&gt;&lt;author&gt;Banaschewski, Tobias&lt;/author&gt;&lt;author&gt;Barbot, A&lt;/author&gt;&lt;author&gt;Barker, G&lt;/author&gt;&lt;author&gt;Büchel, C&lt;/author&gt;&lt;author&gt;Conrod, Patricia J&lt;/author&gt;&lt;author&gt;Dalley, JW&lt;/author&gt;&lt;author&gt;Flor, Herta&lt;/author&gt;&lt;author&gt;Gallinat, Jürgen&lt;/author&gt;&lt;/authors&gt;&lt;/contributors&gt;&lt;titles&gt;&lt;title&gt;The IMAGEN study: reinforcement-related behaviour in normal brain function and psychopathology&lt;/title&gt;&lt;secondary-title&gt;Molecular psychiatry&lt;/secondary-title&gt;&lt;/titles&gt;&lt;periodical&gt;&lt;full-title&gt;Molecular psychiatry&lt;/full-title&gt;&lt;/periodical&gt;&lt;pages&gt;1128-1139&lt;/pages&gt;&lt;volume&gt;15&lt;/volume&gt;&lt;number&gt;12&lt;/number&gt;&lt;dates&gt;&lt;year&gt;2010&lt;/year&gt;&lt;/dates&gt;&lt;isbn&gt;1476-5578&lt;/isbn&gt;&lt;urls&gt;&lt;/urls&gt;&lt;electronic-resource-num&gt;https://doi.org/10.1038/mp.2010.4&lt;/electronic-resource-num&gt;&lt;/record&gt;&lt;/Cite&gt;&lt;/EndNote&gt;</w:instrText>
      </w:r>
      <w:r>
        <w:rPr>
          <w:rFonts w:ascii="Times New Roman" w:hAnsi="Times New Roman" w:cs="Times New Roman"/>
        </w:rPr>
        <w:fldChar w:fldCharType="separate"/>
      </w:r>
      <w:r w:rsidR="002A7DE2">
        <w:rPr>
          <w:rFonts w:ascii="Times New Roman" w:hAnsi="Times New Roman" w:cs="Times New Roman"/>
          <w:noProof/>
        </w:rPr>
        <w:t>(Schumann et al., 2010)</w:t>
      </w:r>
      <w:r>
        <w:rPr>
          <w:rFonts w:ascii="Times New Roman" w:hAnsi="Times New Roman" w:cs="Times New Roman"/>
        </w:rPr>
        <w:fldChar w:fldCharType="end"/>
      </w:r>
      <w:ins w:id="62" w:author="rongquan zhai" w:date="2025-04-14T14:33:00Z" w16du:dateUtc="2025-04-14T06:33:00Z">
        <w:r w:rsidRPr="00CD2B1A">
          <w:rPr>
            <w:rFonts w:ascii="Times New Roman" w:hAnsi="Times New Roman" w:cs="Times New Roman"/>
          </w:rPr>
          <w:t>), we focus on decoding brain representations during an emotional face task. Our approach enables decomposition of the fMRI signal at both the time-series and task-condition level, yielding components that jointly encode consistent spatial, temporal, and individual-specific features. These coupled components facilitate the identification of stable neuro-behavioral associations across development. Moreover, leveraging the learned component structure, we demonstrate the model’s capacity to accurately impute missing neural responses—for example, reconstructing baseline (age 14) responses to the “happy” condition that were not acquired. We anticipate that this novel high-dimensional approach will offer a powerful tool for uncovering and predicting latent neurobehavioral processes, especially in settings with incomplete or longitudinal data.</w:t>
        </w:r>
      </w:ins>
    </w:p>
    <w:p w14:paraId="3AB5BBD1" w14:textId="447D3273" w:rsidR="00E12DB9" w:rsidRPr="000D6EBF" w:rsidRDefault="00915207" w:rsidP="00E12DB9">
      <w:pPr>
        <w:spacing w:line="360" w:lineRule="auto"/>
        <w:ind w:firstLineChars="200" w:firstLine="420"/>
        <w:rPr>
          <w:rFonts w:ascii="Times New Roman" w:hAnsi="Times New Roman" w:cs="Times New Roman" w:hint="eastAsia"/>
        </w:rPr>
      </w:pPr>
      <w:del w:id="63" w:author="rongquan zhai" w:date="2025-04-14T14:34:00Z" w16du:dateUtc="2025-04-14T06:34:00Z">
        <w:r w:rsidDel="00D576C8">
          <w:rPr>
            <w:rFonts w:ascii="Times New Roman" w:hAnsi="Times New Roman" w:cs="Times New Roman"/>
          </w:rPr>
          <w:delText xml:space="preserve">To address the aforementioned issues, </w:delText>
        </w:r>
        <w:r w:rsidDel="00D576C8">
          <w:rPr>
            <w:rFonts w:ascii="Times New Roman" w:hAnsi="Times New Roman" w:cs="Times New Roman" w:hint="eastAsia"/>
          </w:rPr>
          <w:delText>we</w:delText>
        </w:r>
        <w:r w:rsidDel="00D576C8">
          <w:rPr>
            <w:rFonts w:ascii="Times New Roman" w:hAnsi="Times New Roman" w:cs="Times New Roman"/>
          </w:rPr>
          <w:delText xml:space="preserve"> propose</w:delText>
        </w:r>
        <w:r w:rsidDel="00D576C8">
          <w:rPr>
            <w:rFonts w:ascii="Times New Roman" w:hAnsi="Times New Roman" w:cs="Times New Roman" w:hint="eastAsia"/>
          </w:rPr>
          <w:delText>d</w:delText>
        </w:r>
        <w:r w:rsidDel="00D576C8">
          <w:rPr>
            <w:rFonts w:ascii="Times New Roman" w:hAnsi="Times New Roman" w:cs="Times New Roman"/>
          </w:rPr>
          <w:delText xml:space="preserve"> a comprehensive tensor-based decomposition approach. In the large longitudinal IMAGEN cohort (N = 618 at ages 14, 19 and 23) </w:delText>
        </w:r>
        <w:r w:rsidDel="00D576C8">
          <w:rPr>
            <w:rFonts w:ascii="Times New Roman" w:hAnsi="Times New Roman" w:cs="Times New Roman"/>
          </w:rPr>
          <w:fldChar w:fldCharType="begin"/>
        </w:r>
        <w:r w:rsidDel="00D576C8">
          <w:rPr>
            <w:rFonts w:ascii="Times New Roman" w:hAnsi="Times New Roman" w:cs="Times New Roman"/>
          </w:rPr>
          <w:delInstrText xml:space="preserve"> ADDIN EN.CITE &lt;EndNote&gt;&lt;Cite&gt;&lt;Author&gt;Schumann&lt;/Author&gt;&lt;Year&gt;2010&lt;/Year&gt;&lt;RecNum&gt;137&lt;/RecNum&gt;&lt;DisplayText&gt;(Schumann et al., 2010)&lt;/DisplayText&gt;&lt;record&gt;&lt;rec-number&gt;137&lt;/rec-number&gt;&lt;foreign-keys&gt;&lt;key app="EN" db-id="tpfrd5zae559djexsr5vtzdfpxp9evp0s5ep" timestamp="1716985554"&gt;137&lt;/key&gt;&lt;/foreign-keys&gt;&lt;ref-type name="Journal Article"&gt;17&lt;/ref-type&gt;&lt;contributors&gt;&lt;authors&gt;&lt;author&gt;Schumann, Gunter&lt;/author&gt;&lt;author&gt;Loth, Eva&lt;/author&gt;&lt;author&gt;Banaschewski, Tobias&lt;/author&gt;&lt;author&gt;Barbot, A&lt;/author&gt;&lt;author&gt;Barker, G&lt;/author&gt;&lt;author&gt;Büchel, C&lt;/author&gt;&lt;author&gt;Conrod, Patricia J&lt;/author&gt;&lt;author&gt;Dalley, JW&lt;/author&gt;&lt;author&gt;Flor, Herta&lt;/author&gt;&lt;author&gt;Gallinat, Jürgen&lt;/author&gt;&lt;/authors&gt;&lt;/contributors&gt;&lt;titles&gt;&lt;title&gt;The IMAGEN study: reinforcement-related behaviour in normal brain function and psychopathology&lt;/title&gt;&lt;secondary-title&gt;Molecular psychiatry&lt;/secondary-title&gt;&lt;/titles&gt;&lt;periodical&gt;&lt;full-title&gt;Molecular psychiatry&lt;/full-title&gt;&lt;/periodical&gt;&lt;pages&gt;1128-1139&lt;/pages&gt;&lt;volume&gt;15&lt;/volume&gt;&lt;number&gt;12&lt;/number&gt;&lt;dates&gt;&lt;year&gt;2010&lt;/year&gt;&lt;/dates&gt;&lt;isbn&gt;1476-5578&lt;/isbn&gt;&lt;urls&gt;&lt;/urls&gt;&lt;electronic-resource-num&gt;https://doi.org/10.1038/mp.2010.4&lt;/electronic-resource-num&gt;&lt;/record&gt;&lt;/Cite&gt;&lt;/EndNote&gt;</w:delInstrText>
        </w:r>
        <w:r w:rsidDel="00D576C8">
          <w:rPr>
            <w:rFonts w:ascii="Times New Roman" w:hAnsi="Times New Roman" w:cs="Times New Roman"/>
          </w:rPr>
          <w:fldChar w:fldCharType="separate"/>
        </w:r>
        <w:r w:rsidDel="00D576C8">
          <w:rPr>
            <w:rFonts w:ascii="Times New Roman" w:hAnsi="Times New Roman" w:cs="Times New Roman"/>
            <w:noProof/>
          </w:rPr>
          <w:delText>(Schumann et al., 2010)</w:delText>
        </w:r>
        <w:r w:rsidDel="00D576C8">
          <w:rPr>
            <w:rFonts w:ascii="Times New Roman" w:hAnsi="Times New Roman" w:cs="Times New Roman"/>
          </w:rPr>
          <w:fldChar w:fldCharType="end"/>
        </w:r>
        <w:r w:rsidDel="00D576C8">
          <w:rPr>
            <w:rFonts w:ascii="Times New Roman" w:hAnsi="Times New Roman" w:cs="Times New Roman"/>
          </w:rPr>
          <w:delText>, we decoded brain representations of emotional face task at both time-series level and task-condition level. The decompos</w:delText>
        </w:r>
        <w:r w:rsidDel="00D576C8">
          <w:rPr>
            <w:rFonts w:ascii="Times New Roman" w:hAnsi="Times New Roman" w:cs="Times New Roman" w:hint="eastAsia"/>
          </w:rPr>
          <w:delText>ed</w:delText>
        </w:r>
        <w:r w:rsidDel="00D576C8">
          <w:rPr>
            <w:rFonts w:ascii="Times New Roman" w:hAnsi="Times New Roman" w:cs="Times New Roman"/>
          </w:rPr>
          <w:delText xml:space="preserve"> component offered consistent coupled spatial, temporal, and individual features, which facilitated the identification of stable neuro-behavior associations across different time points. Based on these meaningful components, we can further effectively impute missing modalities (“happy” condition</w:delText>
        </w:r>
        <w:r w:rsidDel="00D576C8">
          <w:rPr>
            <w:rFonts w:ascii="Times New Roman" w:hAnsi="Times New Roman" w:cs="Times New Roman" w:hint="eastAsia"/>
          </w:rPr>
          <w:delText xml:space="preserve"> response</w:delText>
        </w:r>
        <w:r w:rsidDel="00D576C8">
          <w:rPr>
            <w:rFonts w:ascii="Times New Roman" w:hAnsi="Times New Roman" w:cs="Times New Roman"/>
          </w:rPr>
          <w:delText xml:space="preserve"> in baseline 14 years) for longitudinal fMRI signals. </w:delText>
        </w:r>
        <w:r w:rsidRPr="00D721AD" w:rsidDel="00D576C8">
          <w:rPr>
            <w:rFonts w:ascii="Times New Roman" w:hAnsi="Times New Roman" w:cs="Times New Roman"/>
          </w:rPr>
          <w:delText xml:space="preserve">We expect our new analytical approach to be widely used in understanding and </w:delText>
        </w:r>
        <w:r w:rsidDel="00D576C8">
          <w:rPr>
            <w:rFonts w:ascii="Times New Roman" w:hAnsi="Times New Roman" w:cs="Times New Roman"/>
          </w:rPr>
          <w:delText>predicting</w:delText>
        </w:r>
        <w:r w:rsidRPr="00D721AD" w:rsidDel="00D576C8">
          <w:rPr>
            <w:rFonts w:ascii="Times New Roman" w:hAnsi="Times New Roman" w:cs="Times New Roman"/>
          </w:rPr>
          <w:delText xml:space="preserve"> </w:delText>
        </w:r>
        <w:r w:rsidDel="00D576C8">
          <w:rPr>
            <w:rFonts w:ascii="Times New Roman" w:hAnsi="Times New Roman" w:cs="Times New Roman"/>
          </w:rPr>
          <w:delText>latent</w:delText>
        </w:r>
        <w:r w:rsidRPr="00D721AD" w:rsidDel="00D576C8">
          <w:rPr>
            <w:rFonts w:ascii="Times New Roman" w:hAnsi="Times New Roman" w:cs="Times New Roman"/>
          </w:rPr>
          <w:delText xml:space="preserve"> neurobehavioral processes.</w:delText>
        </w:r>
      </w:del>
      <w:ins w:id="64" w:author="rongquan zhai" w:date="2025-04-14T13:50:00Z" w16du:dateUtc="2025-04-14T05:50:00Z">
        <w:r w:rsidR="00E12DB9">
          <w:rPr>
            <w:rFonts w:ascii="Times New Roman" w:hAnsi="Times New Roman" w:cs="Times New Roman" w:hint="eastAsia"/>
            <w:noProof/>
          </w:rPr>
          <w:drawing>
            <wp:inline distT="0" distB="0" distL="0" distR="0" wp14:anchorId="7A0DEA95" wp14:editId="1FF027EB">
              <wp:extent cx="5274310" cy="1416050"/>
              <wp:effectExtent l="0" t="0" r="0" b="6350"/>
              <wp:docPr id="1736773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73220" name="图片 17367732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416050"/>
                      </a:xfrm>
                      <a:prstGeom prst="rect">
                        <a:avLst/>
                      </a:prstGeom>
                    </pic:spPr>
                  </pic:pic>
                </a:graphicData>
              </a:graphic>
            </wp:inline>
          </w:drawing>
        </w:r>
      </w:ins>
    </w:p>
    <w:p w14:paraId="222B5982" w14:textId="77777777" w:rsidR="00304219" w:rsidRPr="00896718" w:rsidRDefault="00304219" w:rsidP="00896718">
      <w:pPr>
        <w:pStyle w:val="a9"/>
        <w:numPr>
          <w:ilvl w:val="0"/>
          <w:numId w:val="1"/>
        </w:numPr>
        <w:spacing w:line="360" w:lineRule="auto"/>
        <w:ind w:firstLineChars="0"/>
        <w:rPr>
          <w:rFonts w:ascii="Times New Roman" w:hAnsi="Times New Roman" w:cs="Times New Roman"/>
          <w:b/>
          <w:bCs/>
          <w:sz w:val="36"/>
          <w:szCs w:val="36"/>
        </w:rPr>
      </w:pPr>
      <w:r w:rsidRPr="00896718">
        <w:rPr>
          <w:rFonts w:ascii="Times New Roman" w:hAnsi="Times New Roman" w:cs="Times New Roman" w:hint="eastAsia"/>
          <w:b/>
          <w:bCs/>
          <w:sz w:val="36"/>
          <w:szCs w:val="36"/>
        </w:rPr>
        <w:t>Results</w:t>
      </w:r>
    </w:p>
    <w:p w14:paraId="741599BA" w14:textId="77777777" w:rsidR="00896718" w:rsidRDefault="00896718" w:rsidP="00896718">
      <w:pPr>
        <w:spacing w:line="360" w:lineRule="auto"/>
        <w:rPr>
          <w:rFonts w:ascii="Times New Roman" w:hAnsi="Times New Roman" w:cs="Times New Roman"/>
          <w:b/>
          <w:bCs/>
          <w:i/>
          <w:iCs/>
          <w:color w:val="000000" w:themeColor="text1"/>
          <w:sz w:val="24"/>
        </w:rPr>
      </w:pPr>
      <w:r w:rsidRPr="00896718">
        <w:rPr>
          <w:rFonts w:ascii="Times New Roman" w:hAnsi="Times New Roman" w:cs="Times New Roman" w:hint="eastAsia"/>
          <w:b/>
          <w:bCs/>
          <w:i/>
          <w:iCs/>
          <w:color w:val="000000" w:themeColor="text1"/>
          <w:sz w:val="24"/>
        </w:rPr>
        <w:t>2.</w:t>
      </w:r>
      <w:r>
        <w:rPr>
          <w:rFonts w:ascii="Times New Roman" w:hAnsi="Times New Roman" w:cs="Times New Roman" w:hint="eastAsia"/>
          <w:b/>
          <w:bCs/>
          <w:i/>
          <w:iCs/>
          <w:color w:val="000000" w:themeColor="text1"/>
          <w:sz w:val="24"/>
        </w:rPr>
        <w:t>1 Par</w:t>
      </w:r>
      <w:r>
        <w:rPr>
          <w:rFonts w:ascii="Times New Roman" w:hAnsi="Times New Roman" w:cs="Times New Roman"/>
          <w:b/>
          <w:bCs/>
          <w:i/>
          <w:iCs/>
          <w:color w:val="000000" w:themeColor="text1"/>
          <w:sz w:val="24"/>
        </w:rPr>
        <w:t>ticipants</w:t>
      </w:r>
      <w:ins w:id="65" w:author="rongquan zhai" w:date="2024-12-26T22:24:00Z" w16du:dateUtc="2024-12-26T14:24:00Z">
        <w:r w:rsidR="008A3FE9">
          <w:rPr>
            <w:rFonts w:ascii="Times New Roman" w:hAnsi="Times New Roman" w:cs="Times New Roman"/>
            <w:b/>
            <w:bCs/>
            <w:i/>
            <w:iCs/>
            <w:color w:val="000000" w:themeColor="text1"/>
            <w:sz w:val="24"/>
          </w:rPr>
          <w:t>,</w:t>
        </w:r>
      </w:ins>
      <w:del w:id="66" w:author="rongquan zhai" w:date="2024-12-26T22:24:00Z" w16du:dateUtc="2024-12-26T14:24:00Z">
        <w:r w:rsidDel="008A3FE9">
          <w:rPr>
            <w:rFonts w:ascii="Times New Roman" w:hAnsi="Times New Roman" w:cs="Times New Roman"/>
            <w:b/>
            <w:bCs/>
            <w:i/>
            <w:iCs/>
            <w:color w:val="000000" w:themeColor="text1"/>
            <w:sz w:val="24"/>
          </w:rPr>
          <w:delText xml:space="preserve"> and</w:delText>
        </w:r>
      </w:del>
      <w:r>
        <w:rPr>
          <w:rFonts w:ascii="Times New Roman" w:hAnsi="Times New Roman" w:cs="Times New Roman"/>
          <w:b/>
          <w:bCs/>
          <w:i/>
          <w:iCs/>
          <w:color w:val="000000" w:themeColor="text1"/>
          <w:sz w:val="24"/>
        </w:rPr>
        <w:t xml:space="preserve"> </w:t>
      </w:r>
      <w:r w:rsidR="00D835CD">
        <w:rPr>
          <w:rFonts w:ascii="Times New Roman" w:hAnsi="Times New Roman" w:cs="Times New Roman"/>
          <w:b/>
          <w:bCs/>
          <w:i/>
          <w:iCs/>
          <w:color w:val="000000" w:themeColor="text1"/>
          <w:sz w:val="24"/>
        </w:rPr>
        <w:t>t</w:t>
      </w:r>
      <w:r>
        <w:rPr>
          <w:rFonts w:ascii="Times New Roman" w:hAnsi="Times New Roman" w:cs="Times New Roman"/>
          <w:b/>
          <w:bCs/>
          <w:i/>
          <w:iCs/>
          <w:color w:val="000000" w:themeColor="text1"/>
          <w:sz w:val="24"/>
        </w:rPr>
        <w:t xml:space="preserve">ask </w:t>
      </w:r>
      <w:r w:rsidR="00D835CD">
        <w:rPr>
          <w:rFonts w:ascii="Times New Roman" w:hAnsi="Times New Roman" w:cs="Times New Roman"/>
          <w:b/>
          <w:bCs/>
          <w:i/>
          <w:iCs/>
          <w:color w:val="000000" w:themeColor="text1"/>
          <w:sz w:val="24"/>
        </w:rPr>
        <w:t>d</w:t>
      </w:r>
      <w:r>
        <w:rPr>
          <w:rFonts w:ascii="Times New Roman" w:hAnsi="Times New Roman" w:cs="Times New Roman"/>
          <w:b/>
          <w:bCs/>
          <w:i/>
          <w:iCs/>
          <w:color w:val="000000" w:themeColor="text1"/>
          <w:sz w:val="24"/>
        </w:rPr>
        <w:t>esign</w:t>
      </w:r>
      <w:ins w:id="67" w:author="rongquan zhai" w:date="2024-12-27T14:54:00Z" w16du:dateUtc="2024-12-27T06:54:00Z">
        <w:r w:rsidR="00C07331">
          <w:rPr>
            <w:rFonts w:ascii="Times New Roman" w:hAnsi="Times New Roman" w:cs="Times New Roman"/>
            <w:b/>
            <w:bCs/>
            <w:i/>
            <w:iCs/>
            <w:color w:val="000000" w:themeColor="text1"/>
            <w:sz w:val="24"/>
          </w:rPr>
          <w:t xml:space="preserve">, </w:t>
        </w:r>
      </w:ins>
      <w:ins w:id="68" w:author="rongquan zhai" w:date="2024-12-26T22:24:00Z" w16du:dateUtc="2024-12-26T14:24:00Z">
        <w:r w:rsidR="008A3FE9">
          <w:rPr>
            <w:rFonts w:ascii="Times New Roman" w:hAnsi="Times New Roman" w:cs="Times New Roman"/>
            <w:b/>
            <w:bCs/>
            <w:i/>
            <w:iCs/>
            <w:color w:val="000000" w:themeColor="text1"/>
            <w:sz w:val="24"/>
          </w:rPr>
          <w:t>data preparation</w:t>
        </w:r>
      </w:ins>
      <w:ins w:id="69" w:author="rongquan zhai" w:date="2024-12-27T14:54:00Z" w16du:dateUtc="2024-12-27T06:54:00Z">
        <w:r w:rsidR="00C07331">
          <w:rPr>
            <w:rFonts w:ascii="Times New Roman" w:hAnsi="Times New Roman" w:cs="Times New Roman"/>
            <w:b/>
            <w:bCs/>
            <w:i/>
            <w:iCs/>
            <w:color w:val="000000" w:themeColor="text1"/>
            <w:sz w:val="24"/>
          </w:rPr>
          <w:t xml:space="preserve"> and</w:t>
        </w:r>
      </w:ins>
      <w:ins w:id="70" w:author="rongquan zhai" w:date="2024-12-27T14:55:00Z" w16du:dateUtc="2024-12-27T06:55:00Z">
        <w:r w:rsidR="00C07331">
          <w:rPr>
            <w:rFonts w:ascii="Times New Roman" w:hAnsi="Times New Roman" w:cs="Times New Roman"/>
            <w:b/>
            <w:bCs/>
            <w:i/>
            <w:iCs/>
            <w:color w:val="000000" w:themeColor="text1"/>
            <w:sz w:val="24"/>
          </w:rPr>
          <w:t xml:space="preserve"> decoding method</w:t>
        </w:r>
      </w:ins>
    </w:p>
    <w:p w14:paraId="7BB77C0A" w14:textId="77777777" w:rsidR="008877DB" w:rsidDel="008877DB" w:rsidRDefault="00896718">
      <w:pPr>
        <w:spacing w:line="360" w:lineRule="auto"/>
        <w:ind w:firstLineChars="150" w:firstLine="315"/>
        <w:rPr>
          <w:del w:id="71" w:author="rongquan zhai" w:date="2024-12-26T21:51:00Z" w16du:dateUtc="2024-12-26T13:51:00Z"/>
          <w:rFonts w:ascii="Times New Roman" w:hAnsi="Times New Roman" w:cs="Times New Roman"/>
          <w:color w:val="0D0D0D"/>
          <w:shd w:val="clear" w:color="auto" w:fill="FFFFFF"/>
        </w:rPr>
        <w:pPrChange w:id="72" w:author="rongquan zhai" w:date="2024-12-26T22:49:00Z" w16du:dateUtc="2024-12-26T14:49:00Z">
          <w:pPr>
            <w:spacing w:line="360" w:lineRule="auto"/>
            <w:ind w:firstLineChars="200" w:firstLine="420"/>
          </w:pPr>
        </w:pPrChange>
      </w:pPr>
      <w:r>
        <w:rPr>
          <w:rFonts w:ascii="Times New Roman" w:hAnsi="Times New Roman" w:cs="Times New Roman"/>
          <w:color w:val="0D0D0D"/>
          <w:shd w:val="clear" w:color="auto" w:fill="FFFFFF"/>
        </w:rPr>
        <w:t xml:space="preserve">This study utilized </w:t>
      </w:r>
      <w:r>
        <w:rPr>
          <w:rFonts w:ascii="Times New Roman" w:hAnsi="Times New Roman" w:cs="Times New Roman" w:hint="eastAsia"/>
          <w:color w:val="0D0D0D"/>
          <w:shd w:val="clear" w:color="auto" w:fill="FFFFFF"/>
        </w:rPr>
        <w:t xml:space="preserve">fMRI </w:t>
      </w:r>
      <w:r>
        <w:rPr>
          <w:rFonts w:ascii="Times New Roman" w:hAnsi="Times New Roman" w:cs="Times New Roman"/>
          <w:color w:val="0D0D0D"/>
          <w:shd w:val="clear" w:color="auto" w:fill="FFFFFF"/>
        </w:rPr>
        <w:t>data</w:t>
      </w:r>
      <w:ins w:id="73" w:author="rongquan zhai" w:date="2024-12-26T21:54:00Z" w16du:dateUtc="2024-12-26T13:54:00Z">
        <w:r w:rsidR="008877DB">
          <w:rPr>
            <w:rFonts w:ascii="Times New Roman" w:hAnsi="Times New Roman" w:cs="Times New Roman" w:hint="eastAsia"/>
            <w:color w:val="0D0D0D"/>
            <w:shd w:val="clear" w:color="auto" w:fill="FFFFFF"/>
          </w:rPr>
          <w:t xml:space="preserve"> </w:t>
        </w:r>
        <w:r w:rsidR="008877DB">
          <w:rPr>
            <w:rFonts w:ascii="Times New Roman" w:hAnsi="Times New Roman" w:cs="Times New Roman"/>
            <w:color w:val="0D0D0D"/>
            <w:shd w:val="clear" w:color="auto" w:fill="FFFFFF"/>
          </w:rPr>
          <w:t>(N = 618)</w:t>
        </w:r>
      </w:ins>
      <w:r>
        <w:rPr>
          <w:rFonts w:ascii="Times New Roman" w:hAnsi="Times New Roman" w:cs="Times New Roman"/>
          <w:color w:val="0D0D0D"/>
          <w:shd w:val="clear" w:color="auto" w:fill="FFFFFF"/>
        </w:rPr>
        <w:t xml:space="preserve"> from the IMAGEN</w:t>
      </w:r>
      <w:r w:rsidR="008877DB">
        <w:rPr>
          <w:rFonts w:ascii="Times New Roman" w:hAnsi="Times New Roman" w:cs="Times New Roman"/>
          <w:color w:val="0D0D0D"/>
          <w:shd w:val="clear" w:color="auto" w:fill="FFFFFF"/>
        </w:rPr>
        <w:t xml:space="preserve"> </w:t>
      </w:r>
      <w:r>
        <w:rPr>
          <w:rFonts w:ascii="Times New Roman" w:hAnsi="Times New Roman" w:cs="Times New Roman"/>
          <w:color w:val="0D0D0D"/>
          <w:shd w:val="clear" w:color="auto" w:fill="FFFFFF"/>
        </w:rPr>
        <w:fldChar w:fldCharType="begin"/>
      </w:r>
      <w:r>
        <w:rPr>
          <w:rFonts w:ascii="Times New Roman" w:hAnsi="Times New Roman" w:cs="Times New Roman"/>
          <w:color w:val="0D0D0D"/>
          <w:shd w:val="clear" w:color="auto" w:fill="FFFFFF"/>
        </w:rPr>
        <w:instrText xml:space="preserve"> ADDIN EN.CITE &lt;EndNote&gt;&lt;Cite&gt;&lt;Author&gt;Schumann&lt;/Author&gt;&lt;Year&gt;2010&lt;/Year&gt;&lt;RecNum&gt;137&lt;/RecNum&gt;&lt;DisplayText&gt;(Schumann et al., 2010)&lt;/DisplayText&gt;&lt;record&gt;&lt;rec-number&gt;137&lt;/rec-number&gt;&lt;foreign-keys&gt;&lt;key app="EN" db-id="tpfrd5zae559djexsr5vtzdfpxp9evp0s5ep" timestamp="1716985554"&gt;137&lt;/key&gt;&lt;/foreign-keys&gt;&lt;ref-type name="Journal Article"&gt;17&lt;/ref-type&gt;&lt;contributors&gt;&lt;authors&gt;&lt;author&gt;Schumann, Gunter&lt;/author&gt;&lt;author&gt;Loth, Eva&lt;/author&gt;&lt;author&gt;Banaschewski, Tobias&lt;/author&gt;&lt;author&gt;Barbot, A&lt;/author&gt;&lt;author&gt;Barker, G&lt;/author&gt;&lt;author&gt;Büchel, C&lt;/author&gt;&lt;author&gt;Conrod, Patricia J&lt;/author&gt;&lt;author&gt;Dalley, JW&lt;/author&gt;&lt;author&gt;Flor, Herta&lt;/author&gt;&lt;author&gt;Gallinat, Jürgen&lt;/author&gt;&lt;/authors&gt;&lt;/contributors&gt;&lt;titles&gt;&lt;title&gt;The IMAGEN study: reinforcement-related behaviour in normal brain function and psychopathology&lt;/title&gt;&lt;secondary-title&gt;Molecular psychiatry&lt;/secondary-title&gt;&lt;/titles&gt;&lt;periodical&gt;&lt;full-title&gt;Molecular psychiatry&lt;/full-title&gt;&lt;/periodical&gt;&lt;pages&gt;1128-1139&lt;/pages&gt;&lt;volume&gt;15&lt;/volume&gt;&lt;number&gt;12&lt;/number&gt;&lt;dates&gt;&lt;year&gt;2010&lt;/year&gt;&lt;/dates&gt;&lt;isbn&gt;1476-5578&lt;/isbn&gt;&lt;urls&gt;&lt;/urls&gt;&lt;electronic-resource-num&gt;https://doi.org/10.1038/mp.2010.4&lt;/electronic-resource-num&gt;&lt;/record&gt;&lt;/Cite&gt;&lt;/EndNote&gt;</w:instrText>
      </w:r>
      <w:r>
        <w:rPr>
          <w:rFonts w:ascii="Times New Roman" w:hAnsi="Times New Roman" w:cs="Times New Roman"/>
          <w:color w:val="0D0D0D"/>
          <w:shd w:val="clear" w:color="auto" w:fill="FFFFFF"/>
        </w:rPr>
        <w:fldChar w:fldCharType="separate"/>
      </w:r>
      <w:r>
        <w:rPr>
          <w:rFonts w:ascii="Times New Roman" w:hAnsi="Times New Roman" w:cs="Times New Roman"/>
          <w:color w:val="0D0D0D"/>
          <w:shd w:val="clear" w:color="auto" w:fill="FFFFFF"/>
        </w:rPr>
        <w:t>(Schumann et al., 2010)</w:t>
      </w:r>
      <w:r>
        <w:rPr>
          <w:rFonts w:ascii="Times New Roman" w:hAnsi="Times New Roman" w:cs="Times New Roman"/>
          <w:color w:val="0D0D0D"/>
          <w:shd w:val="clear" w:color="auto" w:fill="FFFFFF"/>
        </w:rPr>
        <w:fldChar w:fldCharType="end"/>
      </w:r>
      <w:r>
        <w:rPr>
          <w:rFonts w:ascii="Times New Roman" w:hAnsi="Times New Roman" w:cs="Times New Roman"/>
          <w:color w:val="0D0D0D"/>
          <w:shd w:val="clear" w:color="auto" w:fill="FFFFFF"/>
        </w:rPr>
        <w:t xml:space="preserve"> dataset collected during the emotion face task at three time points: baseline (14 years old), follow-up2 (19 </w:t>
      </w:r>
      <w:r>
        <w:rPr>
          <w:rFonts w:ascii="Times New Roman" w:hAnsi="Times New Roman" w:cs="Times New Roman"/>
          <w:color w:val="0D0D0D"/>
          <w:shd w:val="clear" w:color="auto" w:fill="FFFFFF"/>
        </w:rPr>
        <w:lastRenderedPageBreak/>
        <w:t>years old), and follow-up3 (23 years old).</w:t>
      </w:r>
      <w:ins w:id="74" w:author="rongquan zhai" w:date="2024-12-26T21:52:00Z" w16du:dateUtc="2024-12-26T13:52:00Z">
        <w:r w:rsidR="008877DB" w:rsidRPr="008877DB">
          <w:t xml:space="preserve"> </w:t>
        </w:r>
        <w:r w:rsidR="008877DB" w:rsidRPr="008877DB">
          <w:rPr>
            <w:rFonts w:ascii="Times New Roman" w:hAnsi="Times New Roman" w:cs="Times New Roman"/>
            <w:color w:val="0D0D0D"/>
            <w:shd w:val="clear" w:color="auto" w:fill="FFFFFF"/>
          </w:rPr>
          <w:t>The standard and detailed operating procedures for the IMAGEN project are available at https://imagen-project.org/. The study conforms to each site's Institutional Review Board's rules and procedures, and all participants provide informed consent.</w:t>
        </w:r>
        <w:r w:rsidR="008877DB">
          <w:rPr>
            <w:rFonts w:ascii="Times New Roman" w:hAnsi="Times New Roman" w:cs="Times New Roman" w:hint="eastAsia"/>
            <w:color w:val="0D0D0D"/>
            <w:shd w:val="clear" w:color="auto" w:fill="FFFFFF"/>
          </w:rPr>
          <w:t xml:space="preserve"> </w:t>
        </w:r>
      </w:ins>
      <w:del w:id="75" w:author="rongquan zhai" w:date="2024-12-26T21:51:00Z" w16du:dateUtc="2024-12-26T13:51:00Z">
        <w:r w:rsidDel="008877DB">
          <w:rPr>
            <w:rFonts w:ascii="Times New Roman" w:hAnsi="Times New Roman" w:cs="Times New Roman"/>
            <w:color w:val="0D0D0D"/>
            <w:shd w:val="clear" w:color="auto" w:fill="FFFFFF"/>
          </w:rPr>
          <w:delText xml:space="preserve"> </w:delText>
        </w:r>
      </w:del>
    </w:p>
    <w:p w14:paraId="491E750F" w14:textId="77777777" w:rsidR="008877DB" w:rsidDel="008877DB" w:rsidRDefault="00896718">
      <w:pPr>
        <w:spacing w:line="360" w:lineRule="auto"/>
        <w:ind w:firstLineChars="150" w:firstLine="315"/>
        <w:rPr>
          <w:del w:id="76" w:author="rongquan zhai" w:date="2024-12-26T21:55:00Z" w16du:dateUtc="2024-12-26T13:55:00Z"/>
          <w:rFonts w:ascii="Times New Roman" w:hAnsi="Times New Roman" w:cs="Times New Roman"/>
          <w:color w:val="0D0D0D"/>
          <w:shd w:val="clear" w:color="auto" w:fill="FFFFFF"/>
        </w:rPr>
        <w:pPrChange w:id="77" w:author="rongquan zhai" w:date="2024-12-26T22:49:00Z" w16du:dateUtc="2024-12-26T14:49:00Z">
          <w:pPr>
            <w:spacing w:line="360" w:lineRule="auto"/>
            <w:ind w:firstLineChars="200" w:firstLine="420"/>
          </w:pPr>
        </w:pPrChange>
      </w:pPr>
      <w:del w:id="78" w:author="rongquan zhai" w:date="2024-12-26T21:55:00Z" w16du:dateUtc="2024-12-26T13:55:00Z">
        <w:r w:rsidDel="008877DB">
          <w:rPr>
            <w:rFonts w:ascii="Times New Roman" w:hAnsi="Times New Roman" w:cs="Times New Roman"/>
            <w:color w:val="0D0D0D"/>
            <w:shd w:val="clear" w:color="auto" w:fill="FFFFFF"/>
          </w:rPr>
          <w:delText>To facilitate longitudinal comparative analysis across the three time points, we selected a cohort of 618 individuals who participated in the emotion face task at all three time points and exhibited head motion FD values consistently below 0.2 for each session.</w:delText>
        </w:r>
        <w:r w:rsidDel="008877DB">
          <w:rPr>
            <w:rFonts w:ascii="Times New Roman" w:hAnsi="Times New Roman" w:cs="Times New Roman" w:hint="eastAsia"/>
            <w:color w:val="0D0D0D"/>
            <w:shd w:val="clear" w:color="auto" w:fill="FFFFFF"/>
          </w:rPr>
          <w:delText xml:space="preserve"> </w:delText>
        </w:r>
      </w:del>
    </w:p>
    <w:p w14:paraId="307D89CE" w14:textId="77777777" w:rsidR="008160F4" w:rsidRDefault="00896718" w:rsidP="00A27653">
      <w:pPr>
        <w:spacing w:line="360" w:lineRule="auto"/>
        <w:ind w:firstLineChars="200" w:firstLine="420"/>
        <w:rPr>
          <w:ins w:id="79" w:author="rongquan zhai" w:date="2024-12-26T22:39:00Z" w16du:dateUtc="2024-12-26T14:39:00Z"/>
          <w:rFonts w:ascii="Times New Roman" w:hAnsi="Times New Roman" w:cs="Times New Roman"/>
          <w:color w:val="000000" w:themeColor="text1"/>
        </w:rPr>
      </w:pPr>
      <w:r>
        <w:rPr>
          <w:rFonts w:ascii="Times New Roman" w:eastAsia="Arial" w:hAnsi="Times New Roman" w:cs="Times New Roman"/>
          <w:szCs w:val="21"/>
        </w:rPr>
        <w:t>The emotional face task (EFT) employed in this investigation was adapted from a previous study</w:t>
      </w:r>
      <w:r>
        <w:rPr>
          <w:rFonts w:ascii="Times New Roman" w:eastAsia="Arial" w:hAnsi="Times New Roman" w:cs="Times New Roman"/>
          <w:szCs w:val="21"/>
        </w:rPr>
        <w:fldChar w:fldCharType="begin"/>
      </w:r>
      <w:r>
        <w:rPr>
          <w:rFonts w:ascii="Times New Roman" w:eastAsia="Arial" w:hAnsi="Times New Roman" w:cs="Times New Roman"/>
          <w:szCs w:val="21"/>
        </w:rPr>
        <w:instrText xml:space="preserve"> ADDIN EN.CITE &lt;EndNote&gt;&lt;Cite&gt;&lt;Author&gt;Grosbras&lt;/Author&gt;&lt;Year&gt;2006&lt;/Year&gt;&lt;RecNum&gt;128&lt;/RecNum&gt;&lt;DisplayText&gt;(Grosbras &amp;amp; Paus, 2006)&lt;/DisplayText&gt;&lt;record&gt;&lt;rec-number&gt;128&lt;/rec-number&gt;&lt;foreign-keys&gt;&lt;key app="EN" db-id="tpfrd5zae559djexsr5vtzdfpxp9evp0s5ep" timestamp="1712668098"&gt;128&lt;/key&gt;&lt;/foreign-keys&gt;&lt;ref-type name="Journal Article"&gt;17&lt;/ref-type&gt;&lt;contributors&gt;&lt;authors&gt;&lt;author&gt;Grosbras, Marie-Hélène&lt;/author&gt;&lt;author&gt;Paus, Tomáš&lt;/author&gt;&lt;/authors&gt;&lt;/contributors&gt;&lt;titles&gt;&lt;title&gt;Brain networks involved in viewing angry hands or faces&lt;/title&gt;&lt;secondary-title&gt;Cerebral cortex&lt;/secondary-title&gt;&lt;/titles&gt;&lt;periodical&gt;&lt;full-title&gt;Cerebral cortex&lt;/full-title&gt;&lt;/periodical&gt;&lt;pages&gt;1087-1096&lt;/pages&gt;&lt;volume&gt;16&lt;/volume&gt;&lt;number&gt;8&lt;/number&gt;&lt;dates&gt;&lt;year&gt;2006&lt;/year&gt;&lt;/dates&gt;&lt;isbn&gt;1460-2199&lt;/isbn&gt;&lt;urls&gt;&lt;/urls&gt;&lt;electronic-resource-num&gt;10.1093/CERCOR/BHJ050&lt;/electronic-resource-num&gt;&lt;/record&gt;&lt;/Cite&gt;&lt;/EndNote&gt;</w:instrText>
      </w:r>
      <w:r>
        <w:rPr>
          <w:rFonts w:ascii="Times New Roman" w:eastAsia="Arial" w:hAnsi="Times New Roman" w:cs="Times New Roman"/>
          <w:szCs w:val="21"/>
        </w:rPr>
        <w:fldChar w:fldCharType="separate"/>
      </w:r>
      <w:r>
        <w:rPr>
          <w:rFonts w:ascii="Times New Roman" w:eastAsia="Arial" w:hAnsi="Times New Roman" w:cs="Times New Roman"/>
          <w:szCs w:val="21"/>
        </w:rPr>
        <w:t>(</w:t>
      </w:r>
      <w:proofErr w:type="spellStart"/>
      <w:r>
        <w:rPr>
          <w:rFonts w:ascii="Times New Roman" w:eastAsia="Arial" w:hAnsi="Times New Roman" w:cs="Times New Roman"/>
          <w:szCs w:val="21"/>
        </w:rPr>
        <w:t>Grosbras</w:t>
      </w:r>
      <w:proofErr w:type="spellEnd"/>
      <w:r>
        <w:rPr>
          <w:rFonts w:ascii="Times New Roman" w:eastAsia="Arial" w:hAnsi="Times New Roman" w:cs="Times New Roman"/>
          <w:szCs w:val="21"/>
        </w:rPr>
        <w:t xml:space="preserve"> &amp; Paus, 2006)</w:t>
      </w:r>
      <w:r>
        <w:rPr>
          <w:rFonts w:ascii="Times New Roman" w:eastAsia="Arial" w:hAnsi="Times New Roman" w:cs="Times New Roman"/>
          <w:szCs w:val="21"/>
        </w:rPr>
        <w:fldChar w:fldCharType="end"/>
      </w:r>
      <w:r>
        <w:rPr>
          <w:rFonts w:ascii="Times New Roman" w:eastAsia="Arial" w:hAnsi="Times New Roman" w:cs="Times New Roman"/>
          <w:szCs w:val="21"/>
        </w:rPr>
        <w:t>.</w:t>
      </w:r>
      <w:r>
        <w:rPr>
          <w:rFonts w:ascii="Times New Roman" w:eastAsia="Arial" w:hAnsi="Times New Roman" w:cs="Times New Roman"/>
          <w:sz w:val="24"/>
        </w:rPr>
        <w:t xml:space="preserve"> </w:t>
      </w:r>
      <w:r>
        <w:rPr>
          <w:rFonts w:ascii="Times New Roman" w:eastAsia="Arial" w:hAnsi="Times New Roman" w:cs="Times New Roman"/>
          <w:szCs w:val="21"/>
        </w:rPr>
        <w:t xml:space="preserve">The detailed experiment paradigm can be found in </w:t>
      </w:r>
      <w:r>
        <w:rPr>
          <w:rFonts w:ascii="Times New Roman" w:eastAsia="Arial" w:hAnsi="Times New Roman" w:cs="Times New Roman"/>
          <w:color w:val="FF0000"/>
          <w:szCs w:val="21"/>
        </w:rPr>
        <w:t>Supplementary Figure</w:t>
      </w:r>
      <w:r>
        <w:rPr>
          <w:rFonts w:ascii="Times New Roman" w:eastAsia="Arial" w:hAnsi="Times New Roman" w:cs="Times New Roman"/>
          <w:szCs w:val="21"/>
        </w:rPr>
        <w:t xml:space="preserve">. </w:t>
      </w:r>
      <w:ins w:id="80" w:author="rongquan zhai" w:date="2024-12-26T23:19:00Z" w16du:dateUtc="2024-12-26T15:19:00Z">
        <w:r w:rsidR="00A53D15">
          <w:rPr>
            <w:rFonts w:ascii="Times New Roman" w:eastAsia="Arial" w:hAnsi="Times New Roman" w:cs="Times New Roman"/>
            <w:szCs w:val="21"/>
          </w:rPr>
          <w:t>1</w:t>
        </w:r>
      </w:ins>
      <w:del w:id="81" w:author="rongquan zhai" w:date="2024-12-26T23:16:00Z" w16du:dateUtc="2024-12-26T15:16:00Z">
        <w:r w:rsidDel="003F6E6C">
          <w:rPr>
            <w:rFonts w:ascii="Times New Roman" w:eastAsia="Arial" w:hAnsi="Times New Roman" w:cs="Times New Roman"/>
            <w:szCs w:val="21"/>
          </w:rPr>
          <w:delText>1</w:delText>
        </w:r>
      </w:del>
      <w:ins w:id="82" w:author="rongquan zhai" w:date="2024-12-26T21:56:00Z" w16du:dateUtc="2024-12-26T13:56:00Z">
        <w:r w:rsidR="008877DB">
          <w:rPr>
            <w:rFonts w:ascii="Times New Roman" w:eastAsia="Arial" w:hAnsi="Times New Roman" w:cs="Times New Roman"/>
            <w:szCs w:val="21"/>
          </w:rPr>
          <w:t>.</w:t>
        </w:r>
      </w:ins>
      <w:r>
        <w:rPr>
          <w:rFonts w:ascii="Times New Roman" w:eastAsia="Arial" w:hAnsi="Times New Roman" w:cs="Times New Roman"/>
          <w:sz w:val="24"/>
        </w:rPr>
        <w:t xml:space="preserve"> </w:t>
      </w:r>
      <w:ins w:id="83" w:author="rongquan zhai" w:date="2024-12-26T21:56:00Z" w16du:dateUtc="2024-12-26T13:56:00Z">
        <w:r w:rsidR="0066223C" w:rsidRPr="00B32B6F">
          <w:rPr>
            <w:rFonts w:ascii="Times New Roman" w:hAnsi="Times New Roman" w:cs="Times New Roman"/>
            <w:color w:val="0D0D0D"/>
            <w:shd w:val="clear" w:color="auto" w:fill="FFFFFF"/>
            <w:rPrChange w:id="84" w:author="rongquan zhai" w:date="2024-12-26T21:57:00Z" w16du:dateUtc="2024-12-26T13:57:00Z">
              <w:rPr>
                <w:rFonts w:ascii="Times New Roman" w:eastAsia="Arial" w:hAnsi="Times New Roman" w:cs="Times New Roman"/>
                <w:sz w:val="24"/>
              </w:rPr>
            </w:rPrChange>
          </w:rPr>
          <w:t xml:space="preserve">Notably, </w:t>
        </w:r>
        <w:r w:rsidR="0066223C">
          <w:rPr>
            <w:rFonts w:ascii="Times New Roman" w:hAnsi="Times New Roman" w:cs="Times New Roman"/>
            <w:color w:val="0D0D0D"/>
            <w:shd w:val="clear" w:color="auto" w:fill="FFFFFF"/>
          </w:rPr>
          <w:t>t</w:t>
        </w:r>
      </w:ins>
      <w:del w:id="85" w:author="rongquan zhai" w:date="2024-12-26T21:56:00Z" w16du:dateUtc="2024-12-26T13:56:00Z">
        <w:r w:rsidDel="0066223C">
          <w:rPr>
            <w:rFonts w:ascii="Times New Roman" w:hAnsi="Times New Roman" w:cs="Times New Roman" w:hint="eastAsia"/>
            <w:color w:val="0D0D0D"/>
            <w:shd w:val="clear" w:color="auto" w:fill="FFFFFF"/>
          </w:rPr>
          <w:delText>T</w:delText>
        </w:r>
      </w:del>
      <w:r>
        <w:rPr>
          <w:rFonts w:ascii="Times New Roman" w:hAnsi="Times New Roman" w:cs="Times New Roman"/>
          <w:color w:val="0D0D0D"/>
          <w:shd w:val="clear" w:color="auto" w:fill="FFFFFF"/>
        </w:rPr>
        <w:t xml:space="preserve">he experimental design in the IMAGEN dataset varied across the three time points. During the baseline at 14 years old, participants were passively engaged in observing </w:t>
      </w:r>
      <w:r>
        <w:rPr>
          <w:rFonts w:ascii="Times New Roman" w:hAnsi="Times New Roman" w:cs="Times New Roman" w:hint="eastAsia"/>
          <w:color w:val="0D0D0D"/>
          <w:shd w:val="clear" w:color="auto" w:fill="FFFFFF"/>
        </w:rPr>
        <w:t xml:space="preserve">five </w:t>
      </w:r>
      <w:r>
        <w:rPr>
          <w:rFonts w:ascii="Times New Roman" w:hAnsi="Times New Roman" w:cs="Times New Roman"/>
          <w:color w:val="0D0D0D"/>
          <w:shd w:val="clear" w:color="auto" w:fill="FFFFFF"/>
        </w:rPr>
        <w:t xml:space="preserve">angry faces, </w:t>
      </w:r>
      <w:r>
        <w:rPr>
          <w:rFonts w:ascii="Times New Roman" w:hAnsi="Times New Roman" w:cs="Times New Roman" w:hint="eastAsia"/>
          <w:color w:val="0D0D0D"/>
          <w:shd w:val="clear" w:color="auto" w:fill="FFFFFF"/>
        </w:rPr>
        <w:t xml:space="preserve">five </w:t>
      </w:r>
      <w:r>
        <w:rPr>
          <w:rFonts w:ascii="Times New Roman" w:hAnsi="Times New Roman" w:cs="Times New Roman"/>
          <w:color w:val="0D0D0D"/>
          <w:shd w:val="clear" w:color="auto" w:fill="FFFFFF"/>
        </w:rPr>
        <w:t xml:space="preserve">neutral faces, and control stimuli. However, in follow-up2 at 19 years old and follow-up3 at 23 years old, participants were passively observing </w:t>
      </w:r>
      <w:r>
        <w:rPr>
          <w:rFonts w:ascii="Times New Roman" w:hAnsi="Times New Roman" w:cs="Times New Roman" w:hint="eastAsia"/>
          <w:color w:val="0D0D0D"/>
          <w:shd w:val="clear" w:color="auto" w:fill="FFFFFF"/>
        </w:rPr>
        <w:t xml:space="preserve">four </w:t>
      </w:r>
      <w:r>
        <w:rPr>
          <w:rFonts w:ascii="Times New Roman" w:hAnsi="Times New Roman" w:cs="Times New Roman"/>
          <w:color w:val="0D0D0D"/>
          <w:shd w:val="clear" w:color="auto" w:fill="FFFFFF"/>
        </w:rPr>
        <w:t xml:space="preserve">happy faces, </w:t>
      </w:r>
      <w:r>
        <w:rPr>
          <w:rFonts w:ascii="Times New Roman" w:hAnsi="Times New Roman" w:cs="Times New Roman" w:hint="eastAsia"/>
          <w:color w:val="0D0D0D"/>
          <w:shd w:val="clear" w:color="auto" w:fill="FFFFFF"/>
        </w:rPr>
        <w:t xml:space="preserve">four </w:t>
      </w:r>
      <w:r>
        <w:rPr>
          <w:rFonts w:ascii="Times New Roman" w:hAnsi="Times New Roman" w:cs="Times New Roman"/>
          <w:color w:val="0D0D0D"/>
          <w:shd w:val="clear" w:color="auto" w:fill="FFFFFF"/>
        </w:rPr>
        <w:t xml:space="preserve">angry faces, </w:t>
      </w:r>
      <w:r>
        <w:rPr>
          <w:rFonts w:ascii="Times New Roman" w:hAnsi="Times New Roman" w:cs="Times New Roman" w:hint="eastAsia"/>
          <w:color w:val="0D0D0D"/>
          <w:shd w:val="clear" w:color="auto" w:fill="FFFFFF"/>
        </w:rPr>
        <w:t xml:space="preserve">four </w:t>
      </w:r>
      <w:r>
        <w:rPr>
          <w:rFonts w:ascii="Times New Roman" w:hAnsi="Times New Roman" w:cs="Times New Roman"/>
          <w:color w:val="0D0D0D"/>
          <w:shd w:val="clear" w:color="auto" w:fill="FFFFFF"/>
        </w:rPr>
        <w:t>neutral faces, and control stimuli.</w:t>
      </w:r>
      <w:ins w:id="86" w:author="rongquan zhai" w:date="2024-12-26T22:26:00Z" w16du:dateUtc="2024-12-26T14:26:00Z">
        <w:r w:rsidR="008A3FE9">
          <w:rPr>
            <w:rFonts w:ascii="Times New Roman" w:hAnsi="Times New Roman" w:cs="Times New Roman"/>
            <w:color w:val="0D0D0D"/>
            <w:shd w:val="clear" w:color="auto" w:fill="FFFFFF"/>
          </w:rPr>
          <w:t xml:space="preserve"> </w:t>
        </w:r>
      </w:ins>
      <w:ins w:id="87" w:author="rongquan zhai" w:date="2024-12-26T22:30:00Z" w16du:dateUtc="2024-12-26T14:30:00Z">
        <w:r w:rsidR="008160F4">
          <w:rPr>
            <w:rFonts w:ascii="Times New Roman" w:hAnsi="Times New Roman" w:cs="Times New Roman"/>
            <w:color w:val="0D0D0D"/>
            <w:shd w:val="clear" w:color="auto" w:fill="FFFFFF"/>
          </w:rPr>
          <w:t xml:space="preserve">For raw BOLD signal, </w:t>
        </w:r>
      </w:ins>
      <w:ins w:id="88" w:author="rongquan zhai" w:date="2024-12-26T22:31:00Z" w16du:dateUtc="2024-12-26T14:31:00Z">
        <w:r w:rsidR="008160F4">
          <w:rPr>
            <w:rFonts w:ascii="Times New Roman" w:hAnsi="Times New Roman" w:cs="Times New Roman"/>
            <w:color w:val="0D0D0D"/>
            <w:shd w:val="clear" w:color="auto" w:fill="FFFFFF"/>
          </w:rPr>
          <w:t>the data were reconstructed</w:t>
        </w:r>
      </w:ins>
      <w:ins w:id="89" w:author="rongquan zhai" w:date="2024-12-26T22:26:00Z" w16du:dateUtc="2024-12-26T14:26:00Z">
        <w:r w:rsidR="008A3FE9">
          <w:rPr>
            <w:rFonts w:ascii="Times New Roman" w:hAnsi="Times New Roman" w:cs="Times New Roman"/>
            <w:color w:val="0D0D0D"/>
            <w:shd w:val="clear" w:color="auto" w:fill="FFFFFF"/>
          </w:rPr>
          <w:t xml:space="preserve"> in a 3-D tensor of size (number of voxels (67683) </w:t>
        </w:r>
      </w:ins>
      <w:ins w:id="90" w:author="rongquan zhai" w:date="2024-12-27T10:58:00Z" w16du:dateUtc="2024-12-27T02:58:00Z">
        <w:r w:rsidR="00021C61">
          <w:rPr>
            <w:rFonts w:ascii="DengXian" w:eastAsia="DengXian" w:hAnsi="DengXian" w:cs="Times New Roman" w:hint="eastAsia"/>
            <w:color w:val="0D0D0D"/>
            <w:shd w:val="clear" w:color="auto" w:fill="FFFFFF"/>
          </w:rPr>
          <w:t>x</w:t>
        </w:r>
      </w:ins>
      <w:ins w:id="91" w:author="rongquan zhai" w:date="2024-12-26T22:26:00Z" w16du:dateUtc="2024-12-26T14:26:00Z">
        <w:r w:rsidR="008A3FE9">
          <w:rPr>
            <w:rFonts w:ascii="Times New Roman" w:hAnsi="Times New Roman" w:cs="Times New Roman"/>
            <w:color w:val="0D0D0D"/>
            <w:shd w:val="clear" w:color="auto" w:fill="FFFFFF"/>
          </w:rPr>
          <w:t xml:space="preserve"> </w:t>
        </w:r>
      </w:ins>
      <w:ins w:id="92" w:author="rongquan zhai" w:date="2024-12-26T22:32:00Z" w16du:dateUtc="2024-12-26T14:32:00Z">
        <w:r w:rsidR="008160F4">
          <w:rPr>
            <w:rFonts w:ascii="Times New Roman" w:hAnsi="Times New Roman" w:cs="Times New Roman"/>
            <w:color w:val="0D0D0D"/>
            <w:shd w:val="clear" w:color="auto" w:fill="FFFFFF"/>
          </w:rPr>
          <w:t>number of time points</w:t>
        </w:r>
      </w:ins>
      <w:ins w:id="93" w:author="rongquan zhai" w:date="2024-12-26T22:26:00Z" w16du:dateUtc="2024-12-26T14:26:00Z">
        <w:r w:rsidR="008A3FE9">
          <w:rPr>
            <w:rFonts w:ascii="Times New Roman" w:hAnsi="Times New Roman" w:cs="Times New Roman"/>
            <w:color w:val="0D0D0D"/>
            <w:shd w:val="clear" w:color="auto" w:fill="FFFFFF"/>
          </w:rPr>
          <w:t xml:space="preserve"> (155</w:t>
        </w:r>
      </w:ins>
      <w:ins w:id="94" w:author="rongquan zhai" w:date="2024-12-26T22:47:00Z" w16du:dateUtc="2024-12-26T14:47:00Z">
        <w:r w:rsidR="009F06D0">
          <w:rPr>
            <w:rFonts w:ascii="Times New Roman" w:hAnsi="Times New Roman" w:cs="Times New Roman" w:hint="eastAsia"/>
            <w:color w:val="0D0D0D"/>
            <w:shd w:val="clear" w:color="auto" w:fill="FFFFFF"/>
          </w:rPr>
          <w:t xml:space="preserve"> at</w:t>
        </w:r>
        <w:r w:rsidR="009F06D0">
          <w:rPr>
            <w:rFonts w:ascii="Times New Roman" w:hAnsi="Times New Roman" w:cs="Times New Roman"/>
            <w:color w:val="0D0D0D"/>
            <w:shd w:val="clear" w:color="auto" w:fill="FFFFFF"/>
          </w:rPr>
          <w:t xml:space="preserve"> </w:t>
        </w:r>
      </w:ins>
      <w:ins w:id="95" w:author="rongquan zhai" w:date="2024-12-26T22:48:00Z" w16du:dateUtc="2024-12-26T14:48:00Z">
        <w:r w:rsidR="009F06D0">
          <w:rPr>
            <w:rFonts w:ascii="Times New Roman" w:hAnsi="Times New Roman" w:cs="Times New Roman"/>
            <w:color w:val="0D0D0D"/>
            <w:shd w:val="clear" w:color="auto" w:fill="FFFFFF"/>
          </w:rPr>
          <w:t>baseline</w:t>
        </w:r>
      </w:ins>
      <w:ins w:id="96" w:author="rongquan zhai" w:date="2024-12-26T22:26:00Z" w16du:dateUtc="2024-12-26T14:26:00Z">
        <w:r w:rsidR="008A3FE9">
          <w:rPr>
            <w:rFonts w:ascii="Times New Roman" w:hAnsi="Times New Roman" w:cs="Times New Roman"/>
            <w:color w:val="0D0D0D"/>
            <w:shd w:val="clear" w:color="auto" w:fill="FFFFFF"/>
          </w:rPr>
          <w:t xml:space="preserve"> or 197</w:t>
        </w:r>
      </w:ins>
      <w:ins w:id="97" w:author="rongquan zhai" w:date="2024-12-26T22:48:00Z" w16du:dateUtc="2024-12-26T14:48:00Z">
        <w:r w:rsidR="009F06D0">
          <w:rPr>
            <w:rFonts w:ascii="Times New Roman" w:hAnsi="Times New Roman" w:cs="Times New Roman"/>
            <w:color w:val="0D0D0D"/>
            <w:shd w:val="clear" w:color="auto" w:fill="FFFFFF"/>
          </w:rPr>
          <w:t xml:space="preserve"> at follow-up2 and follow-up3</w:t>
        </w:r>
      </w:ins>
      <w:ins w:id="98" w:author="rongquan zhai" w:date="2024-12-26T22:26:00Z" w16du:dateUtc="2024-12-26T14:26:00Z">
        <w:r w:rsidR="008A3FE9">
          <w:rPr>
            <w:rFonts w:ascii="Times New Roman" w:hAnsi="Times New Roman" w:cs="Times New Roman"/>
            <w:color w:val="0D0D0D"/>
            <w:shd w:val="clear" w:color="auto" w:fill="FFFFFF"/>
          </w:rPr>
          <w:t xml:space="preserve">) </w:t>
        </w:r>
      </w:ins>
      <w:ins w:id="99" w:author="rongquan zhai" w:date="2024-12-27T10:58:00Z" w16du:dateUtc="2024-12-27T02:58:00Z">
        <w:r w:rsidR="00021C61">
          <w:rPr>
            <w:rFonts w:ascii="DengXian" w:eastAsia="DengXian" w:hAnsi="DengXian" w:cs="Times New Roman" w:hint="eastAsia"/>
            <w:color w:val="0D0D0D"/>
            <w:shd w:val="clear" w:color="auto" w:fill="FFFFFF"/>
          </w:rPr>
          <w:t>x</w:t>
        </w:r>
        <w:r w:rsidR="00021C61">
          <w:rPr>
            <w:rFonts w:ascii="Times New Roman" w:hAnsi="Times New Roman" w:cs="Times New Roman"/>
            <w:color w:val="0D0D0D"/>
            <w:shd w:val="clear" w:color="auto" w:fill="FFFFFF"/>
          </w:rPr>
          <w:t xml:space="preserve"> </w:t>
        </w:r>
      </w:ins>
      <w:ins w:id="100" w:author="rongquan zhai" w:date="2024-12-26T22:26:00Z" w16du:dateUtc="2024-12-26T14:26:00Z">
        <w:r w:rsidR="008A3FE9">
          <w:rPr>
            <w:rFonts w:ascii="Times New Roman" w:hAnsi="Times New Roman" w:cs="Times New Roman"/>
            <w:color w:val="0D0D0D"/>
            <w:shd w:val="clear" w:color="auto" w:fill="FFFFFF"/>
          </w:rPr>
          <w:t xml:space="preserve">number of individuals (618)). </w:t>
        </w:r>
      </w:ins>
      <w:ins w:id="101" w:author="rongquan zhai" w:date="2024-12-26T22:29:00Z" w16du:dateUtc="2024-12-26T14:29:00Z">
        <w:r w:rsidR="008160F4">
          <w:rPr>
            <w:rFonts w:ascii="Times New Roman" w:hAnsi="Times New Roman" w:cs="Times New Roman"/>
            <w:color w:val="0D0D0D"/>
            <w:shd w:val="clear" w:color="auto" w:fill="FFFFFF"/>
          </w:rPr>
          <w:t>F</w:t>
        </w:r>
      </w:ins>
      <w:ins w:id="102" w:author="rongquan zhai" w:date="2024-12-26T22:26:00Z" w16du:dateUtc="2024-12-26T14:26:00Z">
        <w:r w:rsidR="008A3FE9">
          <w:rPr>
            <w:rFonts w:ascii="Times New Roman" w:hAnsi="Times New Roman" w:cs="Times New Roman"/>
            <w:color w:val="0D0D0D"/>
            <w:shd w:val="clear" w:color="auto" w:fill="FFFFFF"/>
          </w:rPr>
          <w:t xml:space="preserve">or the task-condition response signal, the </w:t>
        </w:r>
      </w:ins>
      <w:ins w:id="103" w:author="rongquan zhai" w:date="2024-12-26T22:33:00Z" w16du:dateUtc="2024-12-26T14:33:00Z">
        <w:r w:rsidR="008160F4">
          <w:rPr>
            <w:rFonts w:ascii="Times New Roman" w:hAnsi="Times New Roman" w:cs="Times New Roman"/>
            <w:color w:val="0D0D0D"/>
            <w:shd w:val="clear" w:color="auto" w:fill="FFFFFF"/>
          </w:rPr>
          <w:t>data</w:t>
        </w:r>
      </w:ins>
      <w:ins w:id="104" w:author="rongquan zhai" w:date="2024-12-26T22:26:00Z" w16du:dateUtc="2024-12-26T14:26:00Z">
        <w:r w:rsidR="008A3FE9">
          <w:rPr>
            <w:rFonts w:ascii="Times New Roman" w:hAnsi="Times New Roman" w:cs="Times New Roman"/>
            <w:color w:val="0D0D0D"/>
            <w:shd w:val="clear" w:color="auto" w:fill="FFFFFF"/>
          </w:rPr>
          <w:t xml:space="preserve"> were </w:t>
        </w:r>
      </w:ins>
      <w:ins w:id="105" w:author="rongquan zhai" w:date="2024-12-26T22:28:00Z" w16du:dateUtc="2024-12-26T14:28:00Z">
        <w:r w:rsidR="008160F4">
          <w:rPr>
            <w:rFonts w:ascii="Times New Roman" w:hAnsi="Times New Roman" w:cs="Times New Roman"/>
            <w:color w:val="0D0D0D"/>
            <w:shd w:val="clear" w:color="auto" w:fill="FFFFFF"/>
          </w:rPr>
          <w:t>reconstructed</w:t>
        </w:r>
      </w:ins>
      <w:ins w:id="106" w:author="rongquan zhai" w:date="2024-12-26T22:26:00Z" w16du:dateUtc="2024-12-26T14:26:00Z">
        <w:r w:rsidR="008A3FE9">
          <w:rPr>
            <w:rFonts w:ascii="Times New Roman" w:hAnsi="Times New Roman" w:cs="Times New Roman"/>
            <w:color w:val="0D0D0D"/>
            <w:shd w:val="clear" w:color="auto" w:fill="FFFFFF"/>
          </w:rPr>
          <w:t xml:space="preserve"> into a tensor of size (number of voxels</w:t>
        </w:r>
      </w:ins>
      <w:ins w:id="107" w:author="rongquan zhai" w:date="2024-12-26T22:29:00Z" w16du:dateUtc="2024-12-26T14:29:00Z">
        <w:r w:rsidR="008160F4">
          <w:rPr>
            <w:rFonts w:ascii="Times New Roman" w:hAnsi="Times New Roman" w:cs="Times New Roman"/>
            <w:color w:val="0D0D0D"/>
            <w:shd w:val="clear" w:color="auto" w:fill="FFFFFF"/>
          </w:rPr>
          <w:t xml:space="preserve"> (67683)</w:t>
        </w:r>
      </w:ins>
      <w:ins w:id="108" w:author="rongquan zhai" w:date="2024-12-26T22:26:00Z" w16du:dateUtc="2024-12-26T14:26:00Z">
        <w:r w:rsidR="008A3FE9">
          <w:rPr>
            <w:rFonts w:ascii="Times New Roman" w:hAnsi="Times New Roman" w:cs="Times New Roman"/>
            <w:color w:val="0D0D0D"/>
            <w:shd w:val="clear" w:color="auto" w:fill="FFFFFF"/>
          </w:rPr>
          <w:t xml:space="preserve"> </w:t>
        </w:r>
      </w:ins>
      <w:ins w:id="109" w:author="rongquan zhai" w:date="2024-12-27T10:58:00Z" w16du:dateUtc="2024-12-27T02:58:00Z">
        <w:r w:rsidR="00021C61">
          <w:rPr>
            <w:rFonts w:ascii="DengXian" w:eastAsia="DengXian" w:hAnsi="DengXian" w:cs="Times New Roman" w:hint="eastAsia"/>
            <w:color w:val="0D0D0D"/>
            <w:shd w:val="clear" w:color="auto" w:fill="FFFFFF"/>
          </w:rPr>
          <w:t>x</w:t>
        </w:r>
        <w:r w:rsidR="00021C61">
          <w:rPr>
            <w:rFonts w:ascii="Times New Roman" w:hAnsi="Times New Roman" w:cs="Times New Roman"/>
            <w:color w:val="0D0D0D"/>
            <w:shd w:val="clear" w:color="auto" w:fill="FFFFFF"/>
          </w:rPr>
          <w:t xml:space="preserve"> </w:t>
        </w:r>
      </w:ins>
      <w:ins w:id="110" w:author="rongquan zhai" w:date="2024-12-26T22:26:00Z" w16du:dateUtc="2024-12-26T14:26:00Z">
        <w:r w:rsidR="008A3FE9">
          <w:rPr>
            <w:rFonts w:ascii="Times New Roman" w:hAnsi="Times New Roman" w:cs="Times New Roman"/>
            <w:color w:val="0D0D0D"/>
            <w:shd w:val="clear" w:color="auto" w:fill="FFFFFF"/>
          </w:rPr>
          <w:t xml:space="preserve">number of </w:t>
        </w:r>
        <w:r w:rsidR="008A3FE9">
          <w:rPr>
            <w:rFonts w:ascii="Times New Roman" w:hAnsi="Times New Roman" w:cs="Times New Roman" w:hint="eastAsia"/>
            <w:color w:val="0D0D0D"/>
            <w:shd w:val="clear" w:color="auto" w:fill="FFFFFF"/>
          </w:rPr>
          <w:t>task-condition</w:t>
        </w:r>
        <w:r w:rsidR="008A3FE9">
          <w:rPr>
            <w:rFonts w:ascii="Times New Roman" w:hAnsi="Times New Roman" w:cs="Times New Roman"/>
            <w:color w:val="0D0D0D"/>
            <w:shd w:val="clear" w:color="auto" w:fill="FFFFFF"/>
          </w:rPr>
          <w:t>s</w:t>
        </w:r>
      </w:ins>
      <w:ins w:id="111" w:author="rongquan zhai" w:date="2024-12-26T22:40:00Z" w16du:dateUtc="2024-12-26T14:40:00Z">
        <w:r w:rsidR="0025001F">
          <w:rPr>
            <w:rFonts w:ascii="Times New Roman" w:hAnsi="Times New Roman" w:cs="Times New Roman"/>
            <w:color w:val="0D0D0D"/>
            <w:shd w:val="clear" w:color="auto" w:fill="FFFFFF"/>
          </w:rPr>
          <w:t xml:space="preserve"> </w:t>
        </w:r>
      </w:ins>
      <w:ins w:id="112" w:author="rongquan zhai" w:date="2024-12-26T22:29:00Z" w16du:dateUtc="2024-12-26T14:29:00Z">
        <w:r w:rsidR="008160F4">
          <w:rPr>
            <w:rFonts w:ascii="Times New Roman" w:hAnsi="Times New Roman" w:cs="Times New Roman"/>
            <w:color w:val="0D0D0D"/>
            <w:shd w:val="clear" w:color="auto" w:fill="FFFFFF"/>
          </w:rPr>
          <w:t>(</w:t>
        </w:r>
      </w:ins>
      <w:ins w:id="113" w:author="rongquan zhai" w:date="2024-12-26T22:34:00Z" w16du:dateUtc="2024-12-26T14:34:00Z">
        <w:r w:rsidR="008160F4">
          <w:rPr>
            <w:rFonts w:ascii="Times New Roman" w:hAnsi="Times New Roman" w:cs="Times New Roman"/>
            <w:color w:val="0D0D0D"/>
            <w:shd w:val="clear" w:color="auto" w:fill="FFFFFF"/>
          </w:rPr>
          <w:t xml:space="preserve">11 </w:t>
        </w:r>
      </w:ins>
      <w:ins w:id="114" w:author="rongquan zhai" w:date="2024-12-26T22:48:00Z" w16du:dateUtc="2024-12-26T14:48:00Z">
        <w:r w:rsidR="009F06D0">
          <w:rPr>
            <w:rFonts w:ascii="Times New Roman" w:hAnsi="Times New Roman" w:cs="Times New Roman" w:hint="eastAsia"/>
            <w:color w:val="0D0D0D"/>
            <w:shd w:val="clear" w:color="auto" w:fill="FFFFFF"/>
          </w:rPr>
          <w:t>at</w:t>
        </w:r>
        <w:r w:rsidR="009F06D0">
          <w:rPr>
            <w:rFonts w:ascii="Times New Roman" w:hAnsi="Times New Roman" w:cs="Times New Roman"/>
            <w:color w:val="0D0D0D"/>
            <w:shd w:val="clear" w:color="auto" w:fill="FFFFFF"/>
          </w:rPr>
          <w:t xml:space="preserve"> baseline </w:t>
        </w:r>
      </w:ins>
      <w:ins w:id="115" w:author="rongquan zhai" w:date="2024-12-26T22:34:00Z" w16du:dateUtc="2024-12-26T14:34:00Z">
        <w:r w:rsidR="008160F4">
          <w:rPr>
            <w:rFonts w:ascii="Times New Roman" w:hAnsi="Times New Roman" w:cs="Times New Roman"/>
            <w:color w:val="0D0D0D"/>
            <w:shd w:val="clear" w:color="auto" w:fill="FFFFFF"/>
          </w:rPr>
          <w:t>or 13</w:t>
        </w:r>
      </w:ins>
      <w:ins w:id="116" w:author="rongquan zhai" w:date="2024-12-26T22:48:00Z" w16du:dateUtc="2024-12-26T14:48:00Z">
        <w:r w:rsidR="009F06D0">
          <w:rPr>
            <w:rFonts w:ascii="Times New Roman" w:hAnsi="Times New Roman" w:cs="Times New Roman"/>
            <w:color w:val="0D0D0D"/>
            <w:shd w:val="clear" w:color="auto" w:fill="FFFFFF"/>
          </w:rPr>
          <w:t xml:space="preserve"> at follow-up2 and follow-up3</w:t>
        </w:r>
      </w:ins>
      <w:ins w:id="117" w:author="rongquan zhai" w:date="2024-12-26T22:29:00Z" w16du:dateUtc="2024-12-26T14:29:00Z">
        <w:r w:rsidR="008160F4">
          <w:rPr>
            <w:rFonts w:ascii="Times New Roman" w:hAnsi="Times New Roman" w:cs="Times New Roman"/>
            <w:color w:val="0D0D0D"/>
            <w:shd w:val="clear" w:color="auto" w:fill="FFFFFF"/>
          </w:rPr>
          <w:t>)</w:t>
        </w:r>
      </w:ins>
      <w:ins w:id="118" w:author="rongquan zhai" w:date="2024-12-26T22:26:00Z" w16du:dateUtc="2024-12-26T14:26:00Z">
        <w:r w:rsidR="008A3FE9">
          <w:rPr>
            <w:rFonts w:ascii="Times New Roman" w:hAnsi="Times New Roman" w:cs="Times New Roman"/>
            <w:color w:val="0D0D0D"/>
            <w:shd w:val="clear" w:color="auto" w:fill="FFFFFF"/>
          </w:rPr>
          <w:t xml:space="preserve"> </w:t>
        </w:r>
      </w:ins>
      <w:ins w:id="119" w:author="rongquan zhai" w:date="2024-12-27T10:58:00Z" w16du:dateUtc="2024-12-27T02:58:00Z">
        <w:r w:rsidR="00021C61">
          <w:rPr>
            <w:rFonts w:ascii="DengXian" w:eastAsia="DengXian" w:hAnsi="DengXian" w:cs="Times New Roman" w:hint="eastAsia"/>
            <w:color w:val="0D0D0D"/>
            <w:shd w:val="clear" w:color="auto" w:fill="FFFFFF"/>
          </w:rPr>
          <w:t>x</w:t>
        </w:r>
        <w:r w:rsidR="00021C61">
          <w:rPr>
            <w:rFonts w:ascii="Times New Roman" w:hAnsi="Times New Roman" w:cs="Times New Roman"/>
            <w:color w:val="0D0D0D"/>
            <w:shd w:val="clear" w:color="auto" w:fill="FFFFFF"/>
          </w:rPr>
          <w:t xml:space="preserve"> </w:t>
        </w:r>
      </w:ins>
      <w:ins w:id="120" w:author="rongquan zhai" w:date="2024-12-26T22:26:00Z" w16du:dateUtc="2024-12-26T14:26:00Z">
        <w:r w:rsidR="008A3FE9">
          <w:rPr>
            <w:rFonts w:ascii="Times New Roman" w:hAnsi="Times New Roman" w:cs="Times New Roman"/>
            <w:color w:val="0D0D0D"/>
            <w:shd w:val="clear" w:color="auto" w:fill="FFFFFF"/>
          </w:rPr>
          <w:t>number of individuals</w:t>
        </w:r>
      </w:ins>
      <w:ins w:id="121" w:author="rongquan zhai" w:date="2024-12-26T22:29:00Z" w16du:dateUtc="2024-12-26T14:29:00Z">
        <w:r w:rsidR="008160F4">
          <w:rPr>
            <w:rFonts w:ascii="Times New Roman" w:hAnsi="Times New Roman" w:cs="Times New Roman"/>
            <w:color w:val="0D0D0D"/>
            <w:shd w:val="clear" w:color="auto" w:fill="FFFFFF"/>
          </w:rPr>
          <w:t xml:space="preserve"> (618)</w:t>
        </w:r>
      </w:ins>
      <w:ins w:id="122" w:author="rongquan zhai" w:date="2024-12-26T22:26:00Z" w16du:dateUtc="2024-12-26T14:26:00Z">
        <w:r w:rsidR="008A3FE9">
          <w:rPr>
            <w:rFonts w:ascii="Times New Roman" w:hAnsi="Times New Roman" w:cs="Times New Roman"/>
            <w:color w:val="0D0D0D"/>
            <w:shd w:val="clear" w:color="auto" w:fill="FFFFFF"/>
          </w:rPr>
          <w:t xml:space="preserve">). </w:t>
        </w:r>
      </w:ins>
      <w:ins w:id="123" w:author="rongquan zhai" w:date="2024-12-26T22:35:00Z" w16du:dateUtc="2024-12-26T14:35:00Z">
        <w:r w:rsidR="008160F4">
          <w:rPr>
            <w:rFonts w:ascii="Times New Roman" w:hAnsi="Times New Roman" w:cs="Times New Roman"/>
            <w:color w:val="0D0D0D"/>
            <w:shd w:val="clear" w:color="auto" w:fill="FFFFFF"/>
          </w:rPr>
          <w:t xml:space="preserve">We </w:t>
        </w:r>
      </w:ins>
      <w:ins w:id="124" w:author="rongquan zhai" w:date="2024-12-26T22:36:00Z" w16du:dateUtc="2024-12-26T14:36:00Z">
        <w:r w:rsidR="008160F4">
          <w:rPr>
            <w:rFonts w:ascii="Times New Roman" w:hAnsi="Times New Roman" w:cs="Times New Roman"/>
            <w:color w:val="0D0D0D"/>
            <w:shd w:val="clear" w:color="auto" w:fill="FFFFFF"/>
          </w:rPr>
          <w:t>apply</w:t>
        </w:r>
      </w:ins>
      <w:ins w:id="125" w:author="rongquan zhai" w:date="2024-12-26T22:35:00Z" w16du:dateUtc="2024-12-26T14:35:00Z">
        <w:r w:rsidR="008160F4">
          <w:rPr>
            <w:rFonts w:ascii="Times New Roman" w:hAnsi="Times New Roman" w:cs="Times New Roman"/>
            <w:color w:val="0D0D0D"/>
            <w:shd w:val="clear" w:color="auto" w:fill="FFFFFF"/>
          </w:rPr>
          <w:t xml:space="preserve"> </w:t>
        </w:r>
        <w:r w:rsidR="008160F4">
          <w:rPr>
            <w:rFonts w:ascii="Times New Roman" w:hAnsi="Times New Roman" w:cs="Times New Roman"/>
          </w:rPr>
          <w:t>Canonical Polyadic (CP) decomposition</w:t>
        </w:r>
        <w:r w:rsidR="008160F4">
          <w:rPr>
            <w:rFonts w:ascii="Times New Roman" w:hAnsi="Times New Roman" w:cs="Times New Roman"/>
            <w:color w:val="000000" w:themeColor="text1"/>
          </w:rPr>
          <w:t xml:space="preserve"> method</w:t>
        </w:r>
      </w:ins>
      <w:ins w:id="126" w:author="rongquan zhai" w:date="2024-12-26T22:55:00Z" w16du:dateUtc="2024-12-26T14:55:00Z">
        <w:r w:rsidR="00322CB9">
          <w:rPr>
            <w:rFonts w:ascii="Times New Roman" w:hAnsi="Times New Roman" w:cs="Times New Roman" w:hint="eastAsia"/>
            <w:color w:val="000000" w:themeColor="text1"/>
          </w:rPr>
          <w:t xml:space="preserve"> </w:t>
        </w:r>
      </w:ins>
      <w:r w:rsidR="00F8572F">
        <w:rPr>
          <w:rFonts w:ascii="Times New Roman" w:hAnsi="Times New Roman" w:cs="Times New Roman"/>
          <w:color w:val="000000" w:themeColor="text1"/>
        </w:rPr>
        <w:fldChar w:fldCharType="begin"/>
      </w:r>
      <w:r w:rsidR="00F8572F">
        <w:rPr>
          <w:rFonts w:ascii="Times New Roman" w:hAnsi="Times New Roman" w:cs="Times New Roman"/>
          <w:color w:val="000000" w:themeColor="text1"/>
        </w:rPr>
        <w:instrText xml:space="preserve"> ADDIN EN.CITE &lt;EndNote&gt;&lt;Cite&gt;&lt;Author&gt;Li&lt;/Author&gt;&lt;Year&gt;2021&lt;/Year&gt;&lt;RecNum&gt;100&lt;/RecNum&gt;&lt;DisplayText&gt;(Li et al., 2021)&lt;/DisplayText&gt;&lt;record&gt;&lt;rec-number&gt;100&lt;/rec-number&gt;&lt;foreign-keys&gt;&lt;key app="EN" db-id="tpfrd5zae559djexsr5vtzdfpxp9evp0s5ep" timestamp="1708580333"&gt;100&lt;/key&gt;&lt;/foreign-keys&gt;&lt;ref-type name="Journal Article"&gt;17&lt;/ref-type&gt;&lt;contributors&gt;&lt;authors&gt;&lt;author&gt;Li, Jian&lt;/author&gt;&lt;author&gt;Wisnowski, Jessica L&lt;/author&gt;&lt;author&gt;Joshi, Anand A&lt;/author&gt;&lt;author&gt;Leahy, Richard M&lt;/author&gt;&lt;/authors&gt;&lt;/contributors&gt;&lt;titles&gt;&lt;title&gt;Robust brain network identification from multi-subject asynchronous fMRI data&lt;/title&gt;&lt;secondary-title&gt;NeuroImage&lt;/secondary-title&gt;&lt;/titles&gt;&lt;periodical&gt;&lt;full-title&gt;Neuroimage&lt;/full-title&gt;&lt;/periodical&gt;&lt;pages&gt;117615&lt;/pages&gt;&lt;volume&gt;227&lt;/volume&gt;&lt;dates&gt;&lt;year&gt;2021&lt;/year&gt;&lt;/dates&gt;&lt;isbn&gt;1053-8119&lt;/isbn&gt;&lt;urls&gt;&lt;/urls&gt;&lt;electronic-resource-num&gt;https://doi.org/10.1016/j.neuroimage.2020.117615&lt;/electronic-resource-num&gt;&lt;/record&gt;&lt;/Cite&gt;&lt;/EndNote&gt;</w:instrText>
      </w:r>
      <w:r w:rsidR="00F8572F">
        <w:rPr>
          <w:rFonts w:ascii="Times New Roman" w:hAnsi="Times New Roman" w:cs="Times New Roman"/>
          <w:color w:val="000000" w:themeColor="text1"/>
        </w:rPr>
        <w:fldChar w:fldCharType="separate"/>
      </w:r>
      <w:r w:rsidR="00F8572F">
        <w:rPr>
          <w:rFonts w:ascii="Times New Roman" w:hAnsi="Times New Roman" w:cs="Times New Roman"/>
          <w:noProof/>
          <w:color w:val="000000" w:themeColor="text1"/>
        </w:rPr>
        <w:t>(Li et al., 2021)</w:t>
      </w:r>
      <w:r w:rsidR="00F8572F">
        <w:rPr>
          <w:rFonts w:ascii="Times New Roman" w:hAnsi="Times New Roman" w:cs="Times New Roman"/>
          <w:color w:val="000000" w:themeColor="text1"/>
        </w:rPr>
        <w:fldChar w:fldCharType="end"/>
      </w:r>
      <w:ins w:id="127" w:author="rongquan zhai" w:date="2024-12-26T22:35:00Z" w16du:dateUtc="2024-12-26T14:35:00Z">
        <w:r w:rsidR="008160F4">
          <w:rPr>
            <w:rFonts w:ascii="Times New Roman" w:hAnsi="Times New Roman" w:cs="Times New Roman"/>
            <w:color w:val="000000" w:themeColor="text1"/>
          </w:rPr>
          <w:t xml:space="preserve"> to</w:t>
        </w:r>
      </w:ins>
      <w:ins w:id="128" w:author="rongquan zhai" w:date="2024-12-26T22:36:00Z" w16du:dateUtc="2024-12-26T14:36:00Z">
        <w:r w:rsidR="008160F4">
          <w:rPr>
            <w:rFonts w:ascii="Times New Roman" w:hAnsi="Times New Roman" w:cs="Times New Roman"/>
            <w:color w:val="000000" w:themeColor="text1"/>
          </w:rPr>
          <w:t xml:space="preserve"> identify </w:t>
        </w:r>
        <w:r w:rsidR="008160F4">
          <w:rPr>
            <w:rFonts w:ascii="Times New Roman" w:hAnsi="Times New Roman" w:cs="Times New Roman"/>
          </w:rPr>
          <w:t>coupled spatial, temporal, and individual features</w:t>
        </w:r>
      </w:ins>
      <w:ins w:id="129" w:author="rongquan zhai" w:date="2024-12-26T22:37:00Z" w16du:dateUtc="2024-12-26T14:37:00Z">
        <w:r w:rsidR="00701ADA">
          <w:rPr>
            <w:rFonts w:ascii="Times New Roman" w:hAnsi="Times New Roman" w:cs="Times New Roman"/>
          </w:rPr>
          <w:t xml:space="preserve"> based on above two types </w:t>
        </w:r>
        <w:r w:rsidR="00722A1C">
          <w:rPr>
            <w:rFonts w:ascii="Times New Roman" w:hAnsi="Times New Roman" w:cs="Times New Roman"/>
          </w:rPr>
          <w:t xml:space="preserve">of </w:t>
        </w:r>
        <w:r w:rsidR="00701ADA">
          <w:rPr>
            <w:rFonts w:ascii="Times New Roman" w:hAnsi="Times New Roman" w:cs="Times New Roman"/>
          </w:rPr>
          <w:t>tensor</w:t>
        </w:r>
      </w:ins>
      <w:ins w:id="130" w:author="rongquan zhai" w:date="2024-12-26T22:40:00Z" w16du:dateUtc="2024-12-26T14:40:00Z">
        <w:r w:rsidR="0025001F">
          <w:rPr>
            <w:rFonts w:ascii="Times New Roman" w:hAnsi="Times New Roman" w:cs="Times New Roman"/>
          </w:rPr>
          <w:t>s</w:t>
        </w:r>
      </w:ins>
      <w:ins w:id="131" w:author="rongquan zhai" w:date="2024-12-26T22:36:00Z" w16du:dateUtc="2024-12-26T14:36:00Z">
        <w:r w:rsidR="008160F4">
          <w:rPr>
            <w:rFonts w:ascii="Times New Roman" w:hAnsi="Times New Roman" w:cs="Times New Roman"/>
          </w:rPr>
          <w:t>.</w:t>
        </w:r>
      </w:ins>
      <w:ins w:id="132" w:author="rongquan zhai" w:date="2024-12-26T22:35:00Z" w16du:dateUtc="2024-12-26T14:35:00Z">
        <w:r w:rsidR="008160F4">
          <w:rPr>
            <w:rFonts w:ascii="Times New Roman" w:hAnsi="Times New Roman" w:cs="Times New Roman"/>
            <w:color w:val="000000" w:themeColor="text1"/>
          </w:rPr>
          <w:t xml:space="preserve"> </w:t>
        </w:r>
      </w:ins>
      <w:ins w:id="133" w:author="rongquan zhai" w:date="2024-12-26T22:34:00Z" w16du:dateUtc="2024-12-26T14:34:00Z">
        <w:r w:rsidR="008160F4">
          <w:rPr>
            <w:rFonts w:ascii="Times New Roman" w:hAnsi="Times New Roman" w:cs="Times New Roman"/>
            <w:color w:val="000000" w:themeColor="text1"/>
          </w:rPr>
          <w:t xml:space="preserve">In the subsequent analysis, we </w:t>
        </w:r>
        <w:r w:rsidR="008160F4">
          <w:rPr>
            <w:rFonts w:ascii="Times New Roman" w:hAnsi="Times New Roman" w:cs="Times New Roman" w:hint="eastAsia"/>
            <w:color w:val="000000" w:themeColor="text1"/>
          </w:rPr>
          <w:t xml:space="preserve">only </w:t>
        </w:r>
        <w:r w:rsidR="008160F4">
          <w:rPr>
            <w:rFonts w:ascii="Times New Roman" w:hAnsi="Times New Roman" w:cs="Times New Roman"/>
            <w:color w:val="000000" w:themeColor="text1"/>
          </w:rPr>
          <w:t>consider</w:t>
        </w:r>
        <w:r w:rsidR="008160F4">
          <w:rPr>
            <w:rFonts w:ascii="Times New Roman" w:hAnsi="Times New Roman" w:cs="Times New Roman" w:hint="eastAsia"/>
            <w:color w:val="000000" w:themeColor="text1"/>
          </w:rPr>
          <w:t xml:space="preserve"> top</w:t>
        </w:r>
        <w:r w:rsidR="008160F4">
          <w:rPr>
            <w:rFonts w:ascii="Times New Roman" w:hAnsi="Times New Roman" w:cs="Times New Roman"/>
            <w:color w:val="000000" w:themeColor="text1"/>
          </w:rPr>
          <w:t xml:space="preserve"> 10 derived CP components for analysis due to computational constraints</w:t>
        </w:r>
      </w:ins>
      <w:ins w:id="134" w:author="rongquan zhai" w:date="2024-12-26T22:38:00Z" w16du:dateUtc="2024-12-26T14:38:00Z">
        <w:r w:rsidR="00722A1C">
          <w:rPr>
            <w:rFonts w:ascii="Times New Roman" w:hAnsi="Times New Roman" w:cs="Times New Roman"/>
            <w:color w:val="000000" w:themeColor="text1"/>
          </w:rPr>
          <w:t xml:space="preserve"> (</w:t>
        </w:r>
      </w:ins>
      <w:ins w:id="135" w:author="rongquan zhai" w:date="2024-12-26T22:39:00Z" w16du:dateUtc="2024-12-26T14:39:00Z">
        <w:r w:rsidR="00722A1C">
          <w:rPr>
            <w:rFonts w:ascii="Times New Roman" w:hAnsi="Times New Roman" w:cs="Times New Roman"/>
            <w:color w:val="000000" w:themeColor="text1"/>
          </w:rPr>
          <w:t>Figure. 1, s</w:t>
        </w:r>
      </w:ins>
      <w:ins w:id="136" w:author="rongquan zhai" w:date="2024-12-26T22:38:00Z" w16du:dateUtc="2024-12-26T14:38:00Z">
        <w:r w:rsidR="00722A1C">
          <w:rPr>
            <w:rFonts w:ascii="Times New Roman" w:hAnsi="Times New Roman" w:cs="Times New Roman"/>
            <w:color w:val="000000" w:themeColor="text1"/>
          </w:rPr>
          <w:t>ee Method section and Supplementary Materials for more details)</w:t>
        </w:r>
      </w:ins>
      <w:ins w:id="137" w:author="rongquan zhai" w:date="2024-12-26T22:34:00Z" w16du:dateUtc="2024-12-26T14:34:00Z">
        <w:r w:rsidR="008160F4">
          <w:rPr>
            <w:rFonts w:ascii="Times New Roman" w:hAnsi="Times New Roman" w:cs="Times New Roman"/>
            <w:color w:val="000000" w:themeColor="text1"/>
          </w:rPr>
          <w:t xml:space="preserve">. </w:t>
        </w:r>
      </w:ins>
    </w:p>
    <w:p w14:paraId="5B1C7701" w14:textId="77777777" w:rsidR="001B15BA" w:rsidRPr="00A27653" w:rsidRDefault="001B15BA">
      <w:pPr>
        <w:spacing w:line="360" w:lineRule="auto"/>
        <w:rPr>
          <w:ins w:id="138" w:author="rongquan zhai" w:date="2024-12-26T22:34:00Z" w16du:dateUtc="2024-12-26T14:34:00Z"/>
          <w:rFonts w:ascii="Times New Roman" w:hAnsi="Times New Roman" w:cs="Times New Roman"/>
          <w:b/>
          <w:bCs/>
          <w:i/>
          <w:iCs/>
          <w:color w:val="000000" w:themeColor="text1"/>
          <w:sz w:val="24"/>
          <w:rPrChange w:id="139" w:author="rongquan zhai" w:date="2024-12-26T22:49:00Z" w16du:dateUtc="2024-12-26T14:49:00Z">
            <w:rPr>
              <w:ins w:id="140" w:author="rongquan zhai" w:date="2024-12-26T22:34:00Z" w16du:dateUtc="2024-12-26T14:34:00Z"/>
              <w:rFonts w:ascii="Times New Roman" w:hAnsi="Times New Roman" w:cs="Times New Roman"/>
              <w:color w:val="000000" w:themeColor="text1"/>
            </w:rPr>
          </w:rPrChange>
        </w:rPr>
        <w:pPrChange w:id="141" w:author="rongquan zhai" w:date="2024-12-26T22:49:00Z" w16du:dateUtc="2024-12-26T14:49:00Z">
          <w:pPr>
            <w:spacing w:line="360" w:lineRule="auto"/>
            <w:ind w:firstLineChars="200" w:firstLine="420"/>
          </w:pPr>
        </w:pPrChange>
      </w:pPr>
      <w:ins w:id="142" w:author="rongquan zhai" w:date="2024-12-26T22:39:00Z" w16du:dateUtc="2024-12-26T14:39:00Z">
        <w:r w:rsidRPr="00896718">
          <w:rPr>
            <w:rFonts w:ascii="Times New Roman" w:hAnsi="Times New Roman" w:cs="Times New Roman" w:hint="eastAsia"/>
            <w:b/>
            <w:bCs/>
            <w:i/>
            <w:iCs/>
            <w:color w:val="000000" w:themeColor="text1"/>
            <w:sz w:val="24"/>
          </w:rPr>
          <w:t>2.</w:t>
        </w:r>
      </w:ins>
      <w:ins w:id="143" w:author="rongquan zhai" w:date="2024-12-26T22:40:00Z" w16du:dateUtc="2024-12-26T14:40:00Z">
        <w:r>
          <w:rPr>
            <w:rFonts w:ascii="Times New Roman" w:hAnsi="Times New Roman" w:cs="Times New Roman"/>
            <w:b/>
            <w:bCs/>
            <w:i/>
            <w:iCs/>
            <w:color w:val="000000" w:themeColor="text1"/>
            <w:sz w:val="24"/>
          </w:rPr>
          <w:t>2</w:t>
        </w:r>
      </w:ins>
      <w:ins w:id="144" w:author="rongquan zhai" w:date="2024-12-26T22:39:00Z" w16du:dateUtc="2024-12-26T14:39:00Z">
        <w:r>
          <w:rPr>
            <w:rFonts w:ascii="Times New Roman" w:hAnsi="Times New Roman" w:cs="Times New Roman" w:hint="eastAsia"/>
            <w:b/>
            <w:bCs/>
            <w:i/>
            <w:iCs/>
            <w:color w:val="000000" w:themeColor="text1"/>
            <w:sz w:val="24"/>
          </w:rPr>
          <w:t xml:space="preserve"> </w:t>
        </w:r>
      </w:ins>
      <w:ins w:id="145" w:author="rongquan zhai" w:date="2024-12-26T22:49:00Z" w16du:dateUtc="2024-12-26T14:49:00Z">
        <w:r w:rsidR="005C415F" w:rsidRPr="003E582A">
          <w:rPr>
            <w:rFonts w:ascii="Times New Roman" w:hAnsi="Times New Roman" w:cs="Times New Roman"/>
            <w:b/>
            <w:bCs/>
            <w:i/>
            <w:iCs/>
            <w:color w:val="000000" w:themeColor="text1"/>
            <w:sz w:val="24"/>
            <w:rPrChange w:id="146" w:author="rongquan zhai" w:date="2024-12-26T22:54:00Z" w16du:dateUtc="2024-12-26T14:54:00Z">
              <w:rPr>
                <w:rFonts w:ascii="Times New Roman" w:hAnsi="Times New Roman" w:cs="Times New Roman"/>
                <w:b/>
                <w:bCs/>
                <w:i/>
                <w:iCs/>
                <w:color w:val="000000" w:themeColor="text1"/>
                <w:sz w:val="18"/>
                <w:szCs w:val="18"/>
              </w:rPr>
            </w:rPrChange>
          </w:rPr>
          <w:t>CP decomposition results for BOLD signal</w:t>
        </w:r>
      </w:ins>
      <w:ins w:id="147" w:author="rongquan zhai" w:date="2024-12-27T14:56:00Z" w16du:dateUtc="2024-12-27T06:56:00Z">
        <w:r w:rsidR="001A5CE0">
          <w:rPr>
            <w:rFonts w:ascii="Times New Roman" w:hAnsi="Times New Roman" w:cs="Times New Roman"/>
            <w:b/>
            <w:bCs/>
            <w:i/>
            <w:iCs/>
            <w:color w:val="000000" w:themeColor="text1"/>
            <w:sz w:val="24"/>
          </w:rPr>
          <w:t>s</w:t>
        </w:r>
      </w:ins>
      <w:ins w:id="148" w:author="rongquan zhai" w:date="2024-12-26T22:49:00Z" w16du:dateUtc="2024-12-26T14:49:00Z">
        <w:r w:rsidR="005C415F" w:rsidRPr="003E582A">
          <w:rPr>
            <w:rFonts w:ascii="Times New Roman" w:hAnsi="Times New Roman" w:cs="Times New Roman"/>
            <w:b/>
            <w:bCs/>
            <w:i/>
            <w:iCs/>
            <w:color w:val="000000" w:themeColor="text1"/>
            <w:sz w:val="24"/>
            <w:rPrChange w:id="149" w:author="rongquan zhai" w:date="2024-12-26T22:54:00Z" w16du:dateUtc="2024-12-26T14:54:00Z">
              <w:rPr>
                <w:rFonts w:ascii="Times New Roman" w:hAnsi="Times New Roman" w:cs="Times New Roman"/>
                <w:b/>
                <w:bCs/>
                <w:i/>
                <w:iCs/>
                <w:color w:val="000000" w:themeColor="text1"/>
                <w:sz w:val="18"/>
                <w:szCs w:val="18"/>
              </w:rPr>
            </w:rPrChange>
          </w:rPr>
          <w:t xml:space="preserve"> formed tensor</w:t>
        </w:r>
      </w:ins>
    </w:p>
    <w:p w14:paraId="6E0E5307" w14:textId="77777777" w:rsidR="00896718" w:rsidRPr="008160F4" w:rsidDel="00820613" w:rsidRDefault="00896718">
      <w:pPr>
        <w:spacing w:line="360" w:lineRule="auto"/>
        <w:ind w:firstLineChars="150" w:firstLine="315"/>
        <w:rPr>
          <w:del w:id="150" w:author="rongquan zhai" w:date="2024-12-26T22:01:00Z" w16du:dateUtc="2024-12-26T14:01:00Z"/>
          <w:rFonts w:ascii="Times New Roman" w:hAnsi="Times New Roman" w:cs="Times New Roman"/>
          <w:color w:val="000000" w:themeColor="text1"/>
          <w:rPrChange w:id="151" w:author="rongquan zhai" w:date="2024-12-26T22:34:00Z" w16du:dateUtc="2024-12-26T14:34:00Z">
            <w:rPr>
              <w:del w:id="152" w:author="rongquan zhai" w:date="2024-12-26T22:01:00Z" w16du:dateUtc="2024-12-26T14:01:00Z"/>
              <w:rFonts w:ascii="Times New Roman" w:hAnsi="Times New Roman" w:cs="Times New Roman"/>
              <w:color w:val="0D0D0D"/>
              <w:shd w:val="clear" w:color="auto" w:fill="FFFFFF"/>
            </w:rPr>
          </w:rPrChange>
        </w:rPr>
        <w:pPrChange w:id="153" w:author="rongquan zhai" w:date="2024-12-26T22:27:00Z" w16du:dateUtc="2024-12-26T14:27:00Z">
          <w:pPr>
            <w:spacing w:line="360" w:lineRule="auto"/>
            <w:ind w:firstLineChars="200" w:firstLine="420"/>
          </w:pPr>
        </w:pPrChange>
      </w:pPr>
    </w:p>
    <w:p w14:paraId="36942270" w14:textId="77777777" w:rsidR="00896718" w:rsidRPr="00896718" w:rsidDel="00820613" w:rsidRDefault="00896718">
      <w:pPr>
        <w:spacing w:line="360" w:lineRule="auto"/>
        <w:ind w:firstLineChars="150" w:firstLine="360"/>
        <w:rPr>
          <w:del w:id="154" w:author="rongquan zhai" w:date="2024-12-26T22:01:00Z" w16du:dateUtc="2024-12-26T14:01:00Z"/>
          <w:rFonts w:ascii="Times New Roman" w:hAnsi="Times New Roman" w:cs="Times New Roman"/>
          <w:b/>
          <w:bCs/>
          <w:i/>
          <w:iCs/>
          <w:color w:val="000000" w:themeColor="text1"/>
          <w:sz w:val="24"/>
        </w:rPr>
        <w:pPrChange w:id="155" w:author="rongquan zhai" w:date="2024-12-26T22:27:00Z" w16du:dateUtc="2024-12-26T14:27:00Z">
          <w:pPr>
            <w:spacing w:line="360" w:lineRule="auto"/>
          </w:pPr>
        </w:pPrChange>
      </w:pPr>
    </w:p>
    <w:p w14:paraId="6BF9F5EE" w14:textId="77777777" w:rsidR="00896718" w:rsidRPr="00896718" w:rsidDel="001B15BA" w:rsidRDefault="00896718">
      <w:pPr>
        <w:spacing w:line="360" w:lineRule="auto"/>
        <w:ind w:firstLineChars="150" w:firstLine="540"/>
        <w:rPr>
          <w:del w:id="156" w:author="rongquan zhai" w:date="2024-12-26T22:39:00Z" w16du:dateUtc="2024-12-26T14:39:00Z"/>
          <w:rFonts w:ascii="Times New Roman" w:hAnsi="Times New Roman" w:cs="Times New Roman"/>
          <w:b/>
          <w:bCs/>
          <w:sz w:val="36"/>
          <w:szCs w:val="36"/>
        </w:rPr>
        <w:pPrChange w:id="157" w:author="rongquan zhai" w:date="2024-12-26T22:27:00Z" w16du:dateUtc="2024-12-26T14:27:00Z">
          <w:pPr>
            <w:spacing w:line="360" w:lineRule="auto"/>
          </w:pPr>
        </w:pPrChange>
      </w:pPr>
    </w:p>
    <w:p w14:paraId="6F5CA418" w14:textId="77777777" w:rsidR="00304219" w:rsidRPr="00304219" w:rsidDel="001B15BA" w:rsidRDefault="00304219" w:rsidP="00304219">
      <w:pPr>
        <w:spacing w:line="360" w:lineRule="auto"/>
        <w:rPr>
          <w:del w:id="158" w:author="rongquan zhai" w:date="2024-12-26T22:39:00Z" w16du:dateUtc="2024-12-26T14:39:00Z"/>
          <w:rFonts w:ascii="Times New Roman" w:hAnsi="Times New Roman" w:cs="Times New Roman"/>
          <w:b/>
          <w:bCs/>
          <w:i/>
          <w:iCs/>
          <w:color w:val="000000" w:themeColor="text1"/>
          <w:sz w:val="24"/>
        </w:rPr>
      </w:pPr>
      <w:del w:id="159" w:author="rongquan zhai" w:date="2024-12-26T22:39:00Z" w16du:dateUtc="2024-12-26T14:39:00Z">
        <w:r w:rsidDel="001B15BA">
          <w:rPr>
            <w:rFonts w:ascii="Times New Roman" w:hAnsi="Times New Roman" w:cs="Times New Roman" w:hint="eastAsia"/>
            <w:b/>
            <w:bCs/>
            <w:i/>
            <w:iCs/>
            <w:color w:val="000000" w:themeColor="text1"/>
            <w:sz w:val="24"/>
          </w:rPr>
          <w:delText>2.</w:delText>
        </w:r>
      </w:del>
      <w:del w:id="160" w:author="rongquan zhai" w:date="2024-12-26T22:01:00Z" w16du:dateUtc="2024-12-26T14:01:00Z">
        <w:r w:rsidDel="00820613">
          <w:rPr>
            <w:rFonts w:ascii="Times New Roman" w:hAnsi="Times New Roman" w:cs="Times New Roman" w:hint="eastAsia"/>
            <w:b/>
            <w:bCs/>
            <w:i/>
            <w:iCs/>
            <w:color w:val="000000" w:themeColor="text1"/>
            <w:sz w:val="24"/>
          </w:rPr>
          <w:delText>1</w:delText>
        </w:r>
      </w:del>
      <w:del w:id="161" w:author="rongquan zhai" w:date="2024-12-26T22:39:00Z" w16du:dateUtc="2024-12-26T14:39:00Z">
        <w:r w:rsidR="00896718" w:rsidDel="001B15BA">
          <w:rPr>
            <w:rFonts w:ascii="Times New Roman" w:hAnsi="Times New Roman" w:cs="Times New Roman" w:hint="eastAsia"/>
            <w:b/>
            <w:bCs/>
            <w:i/>
            <w:iCs/>
            <w:color w:val="000000" w:themeColor="text1"/>
            <w:sz w:val="24"/>
          </w:rPr>
          <w:delText xml:space="preserve"> </w:delText>
        </w:r>
        <w:r w:rsidRPr="00304219" w:rsidDel="001B15BA">
          <w:rPr>
            <w:rFonts w:ascii="Times New Roman" w:hAnsi="Times New Roman" w:cs="Times New Roman" w:hint="eastAsia"/>
            <w:b/>
            <w:bCs/>
            <w:i/>
            <w:iCs/>
            <w:color w:val="000000" w:themeColor="text1"/>
            <w:sz w:val="24"/>
          </w:rPr>
          <w:delText>Decoding</w:delText>
        </w:r>
        <w:r w:rsidRPr="00304219" w:rsidDel="001B15BA">
          <w:rPr>
            <w:rFonts w:ascii="Times New Roman" w:hAnsi="Times New Roman" w:cs="Times New Roman"/>
            <w:b/>
            <w:bCs/>
            <w:i/>
            <w:iCs/>
            <w:color w:val="000000" w:themeColor="text1"/>
            <w:sz w:val="24"/>
          </w:rPr>
          <w:delText xml:space="preserve"> </w:delText>
        </w:r>
        <w:r w:rsidRPr="00304219" w:rsidDel="001B15BA">
          <w:rPr>
            <w:rFonts w:ascii="Times New Roman" w:hAnsi="Times New Roman" w:cs="Times New Roman" w:hint="eastAsia"/>
            <w:b/>
            <w:bCs/>
            <w:i/>
            <w:iCs/>
            <w:color w:val="000000" w:themeColor="text1"/>
            <w:sz w:val="24"/>
          </w:rPr>
          <w:delText>Part</w:delText>
        </w:r>
      </w:del>
    </w:p>
    <w:p w14:paraId="5010177E" w14:textId="77777777" w:rsidR="00DC341F" w:rsidDel="001B15BA" w:rsidRDefault="00304219" w:rsidP="00304219">
      <w:pPr>
        <w:spacing w:line="360" w:lineRule="auto"/>
        <w:rPr>
          <w:del w:id="162" w:author="rongquan zhai" w:date="2024-12-26T22:39:00Z" w16du:dateUtc="2024-12-26T14:39:00Z"/>
          <w:rFonts w:ascii="Times New Roman" w:hAnsi="Times New Roman" w:cs="Times New Roman"/>
          <w:b/>
          <w:bCs/>
          <w:i/>
          <w:iCs/>
          <w:color w:val="000000" w:themeColor="text1"/>
          <w:sz w:val="18"/>
          <w:szCs w:val="18"/>
        </w:rPr>
      </w:pPr>
      <w:del w:id="163" w:author="rongquan zhai" w:date="2024-12-26T22:39:00Z" w16du:dateUtc="2024-12-26T14:39:00Z">
        <w:r w:rsidDel="001B15BA">
          <w:rPr>
            <w:rFonts w:ascii="Times New Roman" w:hAnsi="Times New Roman" w:cs="Times New Roman" w:hint="eastAsia"/>
            <w:b/>
            <w:bCs/>
            <w:i/>
            <w:iCs/>
            <w:color w:val="000000" w:themeColor="text1"/>
            <w:sz w:val="18"/>
            <w:szCs w:val="18"/>
          </w:rPr>
          <w:delText>2</w:delText>
        </w:r>
        <w:r w:rsidDel="001B15BA">
          <w:rPr>
            <w:rFonts w:ascii="Times New Roman" w:hAnsi="Times New Roman" w:cs="Times New Roman"/>
            <w:b/>
            <w:bCs/>
            <w:i/>
            <w:iCs/>
            <w:color w:val="000000" w:themeColor="text1"/>
            <w:sz w:val="18"/>
            <w:szCs w:val="18"/>
          </w:rPr>
          <w:delText>.</w:delText>
        </w:r>
      </w:del>
      <w:del w:id="164" w:author="rongquan zhai" w:date="2024-12-26T22:01:00Z" w16du:dateUtc="2024-12-26T14:01:00Z">
        <w:r w:rsidDel="00820613">
          <w:rPr>
            <w:rFonts w:ascii="Times New Roman" w:hAnsi="Times New Roman" w:cs="Times New Roman"/>
            <w:b/>
            <w:bCs/>
            <w:i/>
            <w:iCs/>
            <w:color w:val="000000" w:themeColor="text1"/>
            <w:sz w:val="18"/>
            <w:szCs w:val="18"/>
          </w:rPr>
          <w:delText>1</w:delText>
        </w:r>
      </w:del>
      <w:del w:id="165" w:author="rongquan zhai" w:date="2024-12-26T22:39:00Z" w16du:dateUtc="2024-12-26T14:39:00Z">
        <w:r w:rsidDel="001B15BA">
          <w:rPr>
            <w:rFonts w:ascii="Times New Roman" w:hAnsi="Times New Roman" w:cs="Times New Roman"/>
            <w:b/>
            <w:bCs/>
            <w:i/>
            <w:iCs/>
            <w:color w:val="000000" w:themeColor="text1"/>
            <w:sz w:val="18"/>
            <w:szCs w:val="18"/>
          </w:rPr>
          <w:delText xml:space="preserve">.1 </w:delText>
        </w:r>
      </w:del>
      <w:del w:id="166" w:author="rongquan zhai" w:date="2024-12-26T22:16:00Z" w16du:dateUtc="2024-12-26T14:16:00Z">
        <w:r w:rsidDel="00813AA6">
          <w:rPr>
            <w:rFonts w:ascii="Times New Roman" w:hAnsi="Times New Roman" w:cs="Times New Roman"/>
            <w:b/>
            <w:bCs/>
            <w:i/>
            <w:iCs/>
            <w:color w:val="000000" w:themeColor="text1"/>
            <w:sz w:val="18"/>
            <w:szCs w:val="18"/>
          </w:rPr>
          <w:delText>Decoding method</w:delText>
        </w:r>
      </w:del>
    </w:p>
    <w:p w14:paraId="14621079" w14:textId="77777777" w:rsidR="00623675" w:rsidDel="00062BB1" w:rsidRDefault="00304219" w:rsidP="00304219">
      <w:pPr>
        <w:spacing w:line="360" w:lineRule="auto"/>
        <w:ind w:firstLineChars="200" w:firstLine="420"/>
        <w:rPr>
          <w:del w:id="167" w:author="rongquan zhai" w:date="2024-12-26T22:08:00Z" w16du:dateUtc="2024-12-26T14:08:00Z"/>
          <w:rFonts w:ascii="Times New Roman" w:hAnsi="Times New Roman" w:cs="Times New Roman"/>
          <w:color w:val="000000" w:themeColor="text1"/>
        </w:rPr>
      </w:pPr>
      <w:del w:id="168" w:author="rongquan zhai" w:date="2024-12-26T22:12:00Z" w16du:dateUtc="2024-12-26T14:12:00Z">
        <w:r w:rsidDel="00BA63D8">
          <w:rPr>
            <w:rFonts w:ascii="Times New Roman" w:hAnsi="Times New Roman" w:cs="Times New Roman" w:hint="eastAsia"/>
            <w:color w:val="000000" w:themeColor="text1"/>
          </w:rPr>
          <w:delText xml:space="preserve">We employed the CP decomposition for decomposing BOLD signals. </w:delText>
        </w:r>
      </w:del>
      <w:del w:id="169" w:author="rongquan zhai" w:date="2024-12-26T22:39:00Z" w16du:dateUtc="2024-12-26T14:39:00Z">
        <w:r w:rsidDel="001B15BA">
          <w:rPr>
            <w:rFonts w:ascii="Times New Roman" w:hAnsi="Times New Roman" w:cs="Times New Roman"/>
            <w:color w:val="000000" w:themeColor="text1"/>
          </w:rPr>
          <w:delText>The decomposition process is illustrated in Figure. 1.</w:delText>
        </w:r>
        <w:r w:rsidDel="001B15BA">
          <w:rPr>
            <w:rFonts w:ascii="Times New Roman" w:hAnsi="Times New Roman" w:cs="Times New Roman" w:hint="eastAsia"/>
            <w:color w:val="000000" w:themeColor="text1"/>
          </w:rPr>
          <w:delText xml:space="preserve"> </w:delText>
        </w:r>
        <w:r w:rsidDel="001B15BA">
          <w:rPr>
            <w:rFonts w:ascii="Times New Roman" w:hAnsi="Times New Roman" w:cs="Times New Roman"/>
            <w:color w:val="000000" w:themeColor="text1"/>
          </w:rPr>
          <w:delText xml:space="preserve">In the subsequent analysis, we </w:delText>
        </w:r>
        <w:r w:rsidDel="001B15BA">
          <w:rPr>
            <w:rFonts w:ascii="Times New Roman" w:hAnsi="Times New Roman" w:cs="Times New Roman" w:hint="eastAsia"/>
            <w:color w:val="000000" w:themeColor="text1"/>
          </w:rPr>
          <w:delText xml:space="preserve">only </w:delText>
        </w:r>
        <w:r w:rsidDel="001B15BA">
          <w:rPr>
            <w:rFonts w:ascii="Times New Roman" w:hAnsi="Times New Roman" w:cs="Times New Roman"/>
            <w:color w:val="000000" w:themeColor="text1"/>
          </w:rPr>
          <w:delText>consider</w:delText>
        </w:r>
        <w:r w:rsidDel="001B15BA">
          <w:rPr>
            <w:rFonts w:ascii="Times New Roman" w:hAnsi="Times New Roman" w:cs="Times New Roman" w:hint="eastAsia"/>
            <w:color w:val="000000" w:themeColor="text1"/>
          </w:rPr>
          <w:delText xml:space="preserve"> top</w:delText>
        </w:r>
        <w:r w:rsidDel="001B15BA">
          <w:rPr>
            <w:rFonts w:ascii="Times New Roman" w:hAnsi="Times New Roman" w:cs="Times New Roman"/>
            <w:color w:val="000000" w:themeColor="text1"/>
          </w:rPr>
          <w:delText xml:space="preserve"> 10 derived CP components for analysis due to computational constraints. </w:delText>
        </w:r>
        <w:r w:rsidDel="001B15BA">
          <w:rPr>
            <w:rFonts w:ascii="Times New Roman" w:hAnsi="Times New Roman" w:cs="Times New Roman" w:hint="eastAsia"/>
            <w:color w:val="000000" w:themeColor="text1"/>
          </w:rPr>
          <w:delText xml:space="preserve">The </w:delText>
        </w:r>
        <w:r w:rsidDel="001B15BA">
          <w:rPr>
            <w:rFonts w:ascii="Times New Roman" w:hAnsi="Times New Roman" w:cs="Times New Roman"/>
            <w:color w:val="000000" w:themeColor="text1"/>
          </w:rPr>
          <w:delText>decoding method’s detail can be found in Method section and Supplementary Materials.</w:delText>
        </w:r>
      </w:del>
    </w:p>
    <w:p w14:paraId="111EA151" w14:textId="77777777" w:rsidR="00304219" w:rsidDel="00A27653" w:rsidRDefault="00304219" w:rsidP="00304219">
      <w:pPr>
        <w:spacing w:line="360" w:lineRule="auto"/>
        <w:rPr>
          <w:del w:id="170" w:author="rongquan zhai" w:date="2024-12-26T22:49:00Z" w16du:dateUtc="2024-12-26T14:49:00Z"/>
          <w:rFonts w:ascii="Times New Roman" w:hAnsi="Times New Roman" w:cs="Times New Roman"/>
          <w:b/>
          <w:bCs/>
          <w:i/>
          <w:iCs/>
          <w:color w:val="000000" w:themeColor="text1"/>
          <w:sz w:val="18"/>
          <w:szCs w:val="18"/>
        </w:rPr>
      </w:pPr>
      <w:del w:id="171" w:author="rongquan zhai" w:date="2024-12-26T22:49:00Z" w16du:dateUtc="2024-12-26T14:49:00Z">
        <w:r w:rsidDel="00A27653">
          <w:rPr>
            <w:rFonts w:ascii="Times New Roman" w:hAnsi="Times New Roman" w:cs="Times New Roman" w:hint="eastAsia"/>
            <w:b/>
            <w:bCs/>
            <w:i/>
            <w:iCs/>
            <w:color w:val="000000" w:themeColor="text1"/>
            <w:sz w:val="18"/>
            <w:szCs w:val="18"/>
          </w:rPr>
          <w:delText>2</w:delText>
        </w:r>
        <w:r w:rsidDel="00A27653">
          <w:rPr>
            <w:rFonts w:ascii="Times New Roman" w:hAnsi="Times New Roman" w:cs="Times New Roman"/>
            <w:b/>
            <w:bCs/>
            <w:i/>
            <w:iCs/>
            <w:color w:val="000000" w:themeColor="text1"/>
            <w:sz w:val="18"/>
            <w:szCs w:val="18"/>
          </w:rPr>
          <w:delText>.</w:delText>
        </w:r>
      </w:del>
      <w:del w:id="172" w:author="rongquan zhai" w:date="2024-12-26T22:02:00Z" w16du:dateUtc="2024-12-26T14:02:00Z">
        <w:r w:rsidDel="00820613">
          <w:rPr>
            <w:rFonts w:ascii="Times New Roman" w:hAnsi="Times New Roman" w:cs="Times New Roman"/>
            <w:b/>
            <w:bCs/>
            <w:i/>
            <w:iCs/>
            <w:color w:val="000000" w:themeColor="text1"/>
            <w:sz w:val="18"/>
            <w:szCs w:val="18"/>
          </w:rPr>
          <w:delText>1</w:delText>
        </w:r>
      </w:del>
      <w:del w:id="173" w:author="rongquan zhai" w:date="2024-12-26T22:49:00Z" w16du:dateUtc="2024-12-26T14:49:00Z">
        <w:r w:rsidDel="00A27653">
          <w:rPr>
            <w:rFonts w:ascii="Times New Roman" w:hAnsi="Times New Roman" w:cs="Times New Roman"/>
            <w:b/>
            <w:bCs/>
            <w:i/>
            <w:iCs/>
            <w:color w:val="000000" w:themeColor="text1"/>
            <w:sz w:val="18"/>
            <w:szCs w:val="18"/>
          </w:rPr>
          <w:delText>.2 CP decomposition for BOLD signal formed tensor</w:delText>
        </w:r>
      </w:del>
    </w:p>
    <w:p w14:paraId="5F1F4C1B" w14:textId="77777777" w:rsidR="00304219" w:rsidRDefault="00304219" w:rsidP="00304219">
      <w:pPr>
        <w:spacing w:line="360" w:lineRule="auto"/>
        <w:ind w:firstLineChars="20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At three different time points, we performed CP decomposition on tensors composed of 618 individuals. Among the ten components extracted, the spatial and individual levels features’ dimensions were consistent across the three time points, while the temporal components differed due to the experimental design. First, we plotted the histograms of the mean similarities of the corresponding spatial and individual components across the time sites. We found that only the third component was significant, while the remaining nine were not, indicating that only the third CP component was stable across time points, as shown in Figure. 2a.</w:t>
      </w:r>
    </w:p>
    <w:p w14:paraId="4EB7A40A" w14:textId="77777777" w:rsidR="00304219" w:rsidRDefault="00304219" w:rsidP="00304219">
      <w:pPr>
        <w:spacing w:line="360" w:lineRule="auto"/>
        <w:ind w:firstLineChars="20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Subsequently, we associated the ten CP components of space, time, and individuals at the three time points with various contrasts derived from the traditional first-level analysis and the BOLD signals from the first-level analysis at each time point. The third component consistently showed the highest correlation across the three time points, as shown in Figure. 2b.</w:t>
      </w:r>
    </w:p>
    <w:p w14:paraId="761CF39D" w14:textId="77777777" w:rsidR="00304219" w:rsidRDefault="00C90891" w:rsidP="00996FF6">
      <w:pPr>
        <w:spacing w:line="360" w:lineRule="auto"/>
        <w:ind w:firstLineChars="20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We associated the spatial and temporal components of the third CP component, derived from the BOLD </w:t>
      </w:r>
      <w:r>
        <w:rPr>
          <w:rFonts w:ascii="Times New Roman" w:hAnsi="Times New Roman" w:cs="Times New Roman" w:hint="eastAsia"/>
          <w:color w:val="000000" w:themeColor="text1"/>
          <w:szCs w:val="21"/>
        </w:rPr>
        <w:t xml:space="preserve">signals formed </w:t>
      </w:r>
      <w:r>
        <w:rPr>
          <w:rFonts w:ascii="Times New Roman" w:hAnsi="Times New Roman" w:cs="Times New Roman"/>
          <w:color w:val="000000" w:themeColor="text1"/>
          <w:szCs w:val="21"/>
        </w:rPr>
        <w:t xml:space="preserve">tensors at three time points, with various contrast maps from classical first-level analysis and </w:t>
      </w:r>
      <w:r>
        <w:rPr>
          <w:rFonts w:ascii="Times New Roman" w:hAnsi="Times New Roman" w:cs="Times New Roman" w:hint="eastAsia"/>
          <w:color w:val="000000" w:themeColor="text1"/>
          <w:szCs w:val="21"/>
        </w:rPr>
        <w:t>face</w:t>
      </w:r>
      <w:r>
        <w:rPr>
          <w:rFonts w:ascii="Times New Roman" w:hAnsi="Times New Roman" w:cs="Times New Roman"/>
          <w:color w:val="000000" w:themeColor="text1"/>
          <w:szCs w:val="21"/>
        </w:rPr>
        <w:t>&gt;control BOLD signal</w:t>
      </w:r>
      <w:r>
        <w:rPr>
          <w:rFonts w:ascii="Times New Roman" w:hAnsi="Times New Roman" w:cs="Times New Roman" w:hint="eastAsia"/>
          <w:color w:val="000000" w:themeColor="text1"/>
          <w:szCs w:val="21"/>
        </w:rPr>
        <w:t>s</w:t>
      </w:r>
      <w:r>
        <w:rPr>
          <w:rFonts w:ascii="Times New Roman" w:hAnsi="Times New Roman" w:cs="Times New Roman"/>
          <w:color w:val="000000" w:themeColor="text1"/>
          <w:szCs w:val="21"/>
        </w:rPr>
        <w:t xml:space="preserve"> derived from SPM</w:t>
      </w:r>
      <w:ins w:id="174" w:author="rongquan zhai" w:date="2024-12-27T14:56:00Z" w16du:dateUtc="2024-12-27T06:56:00Z">
        <w:r w:rsidR="00992A72">
          <w:rPr>
            <w:rFonts w:ascii="Times New Roman" w:hAnsi="Times New Roman" w:cs="Times New Roman"/>
            <w:color w:val="000000" w:themeColor="text1"/>
            <w:szCs w:val="21"/>
          </w:rPr>
          <w:t xml:space="preserve"> </w:t>
        </w:r>
      </w:ins>
      <w:r>
        <w:rPr>
          <w:rFonts w:ascii="Times New Roman" w:hAnsi="Times New Roman" w:cs="Times New Roman"/>
          <w:color w:val="000000" w:themeColor="text1"/>
          <w:szCs w:val="21"/>
        </w:rPr>
        <w:fldChar w:fldCharType="begin"/>
      </w:r>
      <w:r w:rsidR="00EF1730">
        <w:rPr>
          <w:rFonts w:ascii="Times New Roman" w:hAnsi="Times New Roman" w:cs="Times New Roman"/>
          <w:color w:val="000000" w:themeColor="text1"/>
          <w:szCs w:val="21"/>
        </w:rPr>
        <w:instrText xml:space="preserve"> ADDIN EN.CITE &lt;EndNote&gt;&lt;Cite&gt;&lt;Author&gt;Friston&lt;/Author&gt;&lt;Year&gt;1994&lt;/Year&gt;&lt;RecNum&gt;227&lt;/RecNum&gt;&lt;DisplayText&gt;(Friston et al., 1994)&lt;/DisplayText&gt;&lt;record&gt;&lt;rec-number&gt;227&lt;/rec-number&gt;&lt;foreign-keys&gt;&lt;key app="EN" db-id="tpfrd5zae559djexsr5vtzdfpxp9evp0s5ep" timest</w:instrText>
      </w:r>
      <w:r w:rsidR="00EF1730">
        <w:rPr>
          <w:rFonts w:ascii="Times New Roman" w:hAnsi="Times New Roman" w:cs="Times New Roman" w:hint="eastAsia"/>
          <w:color w:val="000000" w:themeColor="text1"/>
          <w:szCs w:val="21"/>
        </w:rPr>
        <w:instrText>amp="1734512007"&gt;227&lt;/key&gt;&lt;/foreign-keys&gt;&lt;ref-type name="Journal Article"&gt;17&lt;/ref-type&gt;&lt;contributors&gt;&lt;authors&gt;&lt;author&gt;Friston, Karl J&lt;/author&gt;&lt;author&gt;Holmes, Andrew P&lt;/author&gt;&lt;author&gt;Worsley, Keith J&lt;/author&gt;&lt;author&gt;Poline, J</w:instrText>
      </w:r>
      <w:r w:rsidR="00EF1730">
        <w:rPr>
          <w:rFonts w:ascii="Times New Roman" w:hAnsi="Times New Roman" w:cs="Times New Roman" w:hint="eastAsia"/>
          <w:color w:val="000000" w:themeColor="text1"/>
          <w:szCs w:val="21"/>
        </w:rPr>
        <w:instrText>‐</w:instrText>
      </w:r>
      <w:r w:rsidR="00EF1730">
        <w:rPr>
          <w:rFonts w:ascii="Times New Roman" w:hAnsi="Times New Roman" w:cs="Times New Roman" w:hint="eastAsia"/>
          <w:color w:val="000000" w:themeColor="text1"/>
          <w:szCs w:val="21"/>
        </w:rPr>
        <w:instrText>P&lt;/author&gt;&lt;author&gt;Frith, Chri</w:instrText>
      </w:r>
      <w:r w:rsidR="00EF1730">
        <w:rPr>
          <w:rFonts w:ascii="Times New Roman" w:hAnsi="Times New Roman" w:cs="Times New Roman"/>
          <w:color w:val="000000" w:themeColor="text1"/>
          <w:szCs w:val="21"/>
        </w:rPr>
        <w:instrText>s D&lt;/author&gt;&lt;author&gt;Frackowiak, Richard SJ&lt;/author&gt;&lt;/authors&gt;&lt;/contributors&gt;&lt;titles&gt;&lt;title&gt;Statistical parametric maps in functional imaging: a general linear approach&lt;/title&gt;&lt;secondary-title&gt;Human brain mapping&lt;/secondary-title&gt;&lt;/titles&gt;&lt;periodical&gt;&lt;full-title&gt;Human Brain Mapping&lt;/full-title&gt;&lt;/periodical&gt;&lt;pages&gt;189-210&lt;/pages&gt;&lt;volume&gt;2&lt;/volume&gt;&lt;number&gt;4&lt;/number&gt;&lt;dates&gt;&lt;year&gt;1994&lt;/year&gt;&lt;/dates&gt;&lt;isbn&gt;1065-9471&lt;/isbn&gt;&lt;urls&gt;&lt;/urls&gt;&lt;electronic-resource-num&gt;https://doi.org/10.1002/hbm.460020402&lt;/electronic-resource-num&gt;&lt;/record&gt;&lt;/Cite&gt;&lt;/EndNote&gt;</w:instrText>
      </w:r>
      <w:r>
        <w:rPr>
          <w:rFonts w:ascii="Times New Roman" w:hAnsi="Times New Roman" w:cs="Times New Roman"/>
          <w:color w:val="000000" w:themeColor="text1"/>
          <w:szCs w:val="21"/>
        </w:rPr>
        <w:fldChar w:fldCharType="separate"/>
      </w:r>
      <w:r>
        <w:rPr>
          <w:rFonts w:ascii="Times New Roman" w:hAnsi="Times New Roman" w:cs="Times New Roman"/>
          <w:noProof/>
          <w:color w:val="000000" w:themeColor="text1"/>
          <w:szCs w:val="21"/>
        </w:rPr>
        <w:t>(Friston et al., 1994)</w:t>
      </w:r>
      <w:r>
        <w:rPr>
          <w:rFonts w:ascii="Times New Roman" w:hAnsi="Times New Roman" w:cs="Times New Roman"/>
          <w:color w:val="000000" w:themeColor="text1"/>
          <w:szCs w:val="21"/>
        </w:rPr>
        <w:fldChar w:fldCharType="end"/>
      </w:r>
      <w:r>
        <w:rPr>
          <w:rFonts w:ascii="Times New Roman" w:hAnsi="Times New Roman" w:cs="Times New Roman"/>
          <w:color w:val="000000" w:themeColor="text1"/>
          <w:szCs w:val="21"/>
        </w:rPr>
        <w:t xml:space="preserve">. Both showed </w:t>
      </w:r>
      <w:r>
        <w:rPr>
          <w:rFonts w:ascii="Times New Roman" w:hAnsi="Times New Roman" w:cs="Times New Roman" w:hint="eastAsia"/>
          <w:color w:val="000000" w:themeColor="text1"/>
          <w:szCs w:val="21"/>
        </w:rPr>
        <w:t>significant</w:t>
      </w:r>
      <w:r>
        <w:rPr>
          <w:rFonts w:ascii="Times New Roman" w:hAnsi="Times New Roman" w:cs="Times New Roman"/>
          <w:color w:val="000000" w:themeColor="text1"/>
          <w:szCs w:val="21"/>
        </w:rPr>
        <w:t xml:space="preserve"> correlations, see in Figure. 2c, d. </w:t>
      </w:r>
      <w:r>
        <w:rPr>
          <w:rFonts w:ascii="Times New Roman" w:hAnsi="Times New Roman" w:cs="Times New Roman" w:hint="eastAsia"/>
          <w:color w:val="000000" w:themeColor="text1"/>
          <w:szCs w:val="21"/>
        </w:rPr>
        <w:t>Interestingly</w:t>
      </w:r>
      <w:r>
        <w:rPr>
          <w:rFonts w:ascii="Times New Roman" w:hAnsi="Times New Roman" w:cs="Times New Roman"/>
          <w:color w:val="000000" w:themeColor="text1"/>
          <w:szCs w:val="21"/>
        </w:rPr>
        <w:t>, we found that apart from the third temporal component high correlation with BOLD signal derived from SPM</w:t>
      </w:r>
      <w:ins w:id="175" w:author="rongquan zhai" w:date="2024-12-27T14:56:00Z" w16du:dateUtc="2024-12-27T06:56:00Z">
        <w:r w:rsidR="00992A72">
          <w:rPr>
            <w:rFonts w:ascii="Times New Roman" w:hAnsi="Times New Roman" w:cs="Times New Roman"/>
            <w:color w:val="000000" w:themeColor="text1"/>
            <w:szCs w:val="21"/>
          </w:rPr>
          <w:t xml:space="preserve"> </w:t>
        </w:r>
      </w:ins>
      <w:r>
        <w:rPr>
          <w:rFonts w:ascii="Times New Roman" w:hAnsi="Times New Roman" w:cs="Times New Roman"/>
          <w:color w:val="000000" w:themeColor="text1"/>
          <w:szCs w:val="21"/>
        </w:rPr>
        <w:fldChar w:fldCharType="begin"/>
      </w:r>
      <w:r w:rsidR="00EF1730">
        <w:rPr>
          <w:rFonts w:ascii="Times New Roman" w:hAnsi="Times New Roman" w:cs="Times New Roman"/>
          <w:color w:val="000000" w:themeColor="text1"/>
          <w:szCs w:val="21"/>
        </w:rPr>
        <w:instrText xml:space="preserve"> ADDIN EN.CITE &lt;EndNote&gt;&lt;Cite&gt;&lt;Author&gt;Friston&lt;/Author&gt;&lt;Year&gt;1994&lt;/Year&gt;&lt;RecNum&gt;227&lt;/RecNum&gt;&lt;DisplayText&gt;(Friston et al., 1994)&lt;/DisplayText&gt;&lt;record&gt;&lt;rec-number&gt;227&lt;/rec-number&gt;&lt;foreign-keys&gt;&lt;key app="EN" db-id="tpfrd5zae559djexsr5vtzdfpxp9evp0s5ep" timest</w:instrText>
      </w:r>
      <w:r w:rsidR="00EF1730">
        <w:rPr>
          <w:rFonts w:ascii="Times New Roman" w:hAnsi="Times New Roman" w:cs="Times New Roman" w:hint="eastAsia"/>
          <w:color w:val="000000" w:themeColor="text1"/>
          <w:szCs w:val="21"/>
        </w:rPr>
        <w:instrText>amp="1734512007"&gt;227&lt;/key&gt;&lt;/foreign-keys&gt;&lt;ref-type name="Journal Article"&gt;17&lt;/ref-type&gt;&lt;contributors&gt;&lt;authors&gt;&lt;author&gt;Friston, Karl J&lt;/author&gt;&lt;author&gt;Holmes, Andrew P&lt;/author&gt;&lt;author&gt;Worsley, Keith J&lt;/author&gt;&lt;author&gt;Poline, J</w:instrText>
      </w:r>
      <w:r w:rsidR="00EF1730">
        <w:rPr>
          <w:rFonts w:ascii="Times New Roman" w:hAnsi="Times New Roman" w:cs="Times New Roman" w:hint="eastAsia"/>
          <w:color w:val="000000" w:themeColor="text1"/>
          <w:szCs w:val="21"/>
        </w:rPr>
        <w:instrText>‐</w:instrText>
      </w:r>
      <w:r w:rsidR="00EF1730">
        <w:rPr>
          <w:rFonts w:ascii="Times New Roman" w:hAnsi="Times New Roman" w:cs="Times New Roman" w:hint="eastAsia"/>
          <w:color w:val="000000" w:themeColor="text1"/>
          <w:szCs w:val="21"/>
        </w:rPr>
        <w:instrText>P&lt;/author&gt;&lt;author&gt;Frith, Chri</w:instrText>
      </w:r>
      <w:r w:rsidR="00EF1730">
        <w:rPr>
          <w:rFonts w:ascii="Times New Roman" w:hAnsi="Times New Roman" w:cs="Times New Roman"/>
          <w:color w:val="000000" w:themeColor="text1"/>
          <w:szCs w:val="21"/>
        </w:rPr>
        <w:instrText>s D&lt;/author&gt;&lt;author&gt;Frackowiak, Richard SJ&lt;/author&gt;&lt;/authors&gt;&lt;/contributors&gt;&lt;titles&gt;&lt;title&gt;Statistical parametric maps in functional imaging: a general linear approach&lt;/title&gt;&lt;secondary-title&gt;Human brain mapping&lt;/secondary-title&gt;&lt;/titles&gt;&lt;periodical&gt;&lt;full-title&gt;Human Brain Mapping&lt;/full-title&gt;&lt;/periodical&gt;&lt;pages&gt;189-210&lt;/pages&gt;&lt;volume&gt;2&lt;/volume&gt;&lt;number&gt;4&lt;/number&gt;&lt;dates&gt;&lt;year&gt;1994&lt;/year&gt;&lt;/dates&gt;&lt;isbn&gt;1065-9471&lt;/isbn&gt;&lt;urls&gt;&lt;/urls&gt;&lt;electronic-resource-num&gt;https://doi.org/10.1002/hbm.460020402&lt;/electronic-resource-num&gt;&lt;/record&gt;&lt;/Cite&gt;&lt;/EndNote&gt;</w:instrText>
      </w:r>
      <w:r>
        <w:rPr>
          <w:rFonts w:ascii="Times New Roman" w:hAnsi="Times New Roman" w:cs="Times New Roman"/>
          <w:color w:val="000000" w:themeColor="text1"/>
          <w:szCs w:val="21"/>
        </w:rPr>
        <w:fldChar w:fldCharType="separate"/>
      </w:r>
      <w:r>
        <w:rPr>
          <w:rFonts w:ascii="Times New Roman" w:hAnsi="Times New Roman" w:cs="Times New Roman"/>
          <w:noProof/>
          <w:color w:val="000000" w:themeColor="text1"/>
          <w:szCs w:val="21"/>
        </w:rPr>
        <w:t>(Friston et al., 1994)</w:t>
      </w:r>
      <w:r>
        <w:rPr>
          <w:rFonts w:ascii="Times New Roman" w:hAnsi="Times New Roman" w:cs="Times New Roman"/>
          <w:color w:val="000000" w:themeColor="text1"/>
          <w:szCs w:val="21"/>
        </w:rPr>
        <w:fldChar w:fldCharType="end"/>
      </w:r>
      <w:r>
        <w:rPr>
          <w:rFonts w:ascii="Times New Roman" w:hAnsi="Times New Roman" w:cs="Times New Roman"/>
          <w:color w:val="000000" w:themeColor="text1"/>
          <w:szCs w:val="21"/>
        </w:rPr>
        <w:t xml:space="preserve">, we found that first two temporal components are significantly correlated with global signal but not in third temporal component, see in </w:t>
      </w:r>
      <w:r>
        <w:rPr>
          <w:rFonts w:ascii="Times New Roman" w:hAnsi="Times New Roman" w:cs="Times New Roman"/>
          <w:color w:val="FF0000"/>
          <w:szCs w:val="21"/>
        </w:rPr>
        <w:t>Supplementary Figure.</w:t>
      </w:r>
      <w:r w:rsidR="008C387D">
        <w:rPr>
          <w:rFonts w:ascii="Times New Roman" w:hAnsi="Times New Roman" w:cs="Times New Roman"/>
          <w:color w:val="FF0000"/>
          <w:szCs w:val="21"/>
        </w:rPr>
        <w:t xml:space="preserve"> </w:t>
      </w:r>
      <w:ins w:id="176" w:author="rongquan zhai" w:date="2024-12-26T23:20:00Z" w16du:dateUtc="2024-12-26T15:20:00Z">
        <w:r w:rsidR="00E77A78">
          <w:rPr>
            <w:rFonts w:ascii="Times New Roman" w:hAnsi="Times New Roman" w:cs="Times New Roman"/>
            <w:color w:val="FF0000"/>
            <w:szCs w:val="21"/>
          </w:rPr>
          <w:t>2</w:t>
        </w:r>
      </w:ins>
      <w:del w:id="177" w:author="rongquan zhai" w:date="2024-12-26T23:20:00Z" w16du:dateUtc="2024-12-26T15:20:00Z">
        <w:r w:rsidR="008C387D" w:rsidDel="00E77A78">
          <w:rPr>
            <w:rFonts w:ascii="Times New Roman" w:hAnsi="Times New Roman" w:cs="Times New Roman"/>
            <w:color w:val="FF0000"/>
            <w:szCs w:val="21"/>
          </w:rPr>
          <w:delText>1</w:delText>
        </w:r>
      </w:del>
      <w:r>
        <w:rPr>
          <w:rFonts w:ascii="Times New Roman" w:hAnsi="Times New Roman" w:cs="Times New Roman"/>
          <w:color w:val="FF0000"/>
          <w:szCs w:val="21"/>
        </w:rPr>
        <w:t>a</w:t>
      </w:r>
      <w:r>
        <w:rPr>
          <w:rFonts w:ascii="Times New Roman" w:hAnsi="Times New Roman" w:cs="Times New Roman"/>
          <w:color w:val="000000" w:themeColor="text1"/>
          <w:szCs w:val="21"/>
        </w:rPr>
        <w:t xml:space="preserve">. Also, that first two temporal components are not significantly correlated with SPM derived </w:t>
      </w:r>
      <w:r>
        <w:rPr>
          <w:rFonts w:ascii="Times New Roman" w:hAnsi="Times New Roman" w:cs="Times New Roman" w:hint="eastAsia"/>
          <w:color w:val="000000" w:themeColor="text1"/>
          <w:szCs w:val="21"/>
        </w:rPr>
        <w:t>face</w:t>
      </w:r>
      <w:r>
        <w:rPr>
          <w:rFonts w:ascii="Times New Roman" w:hAnsi="Times New Roman" w:cs="Times New Roman"/>
          <w:color w:val="000000" w:themeColor="text1"/>
          <w:szCs w:val="21"/>
        </w:rPr>
        <w:t>&gt;control BOLD signal derived from SPM</w:t>
      </w:r>
      <w:ins w:id="178" w:author="rongquan zhai" w:date="2024-12-27T14:57:00Z" w16du:dateUtc="2024-12-27T06:57:00Z">
        <w:r w:rsidR="00F32448">
          <w:rPr>
            <w:rFonts w:ascii="Times New Roman" w:hAnsi="Times New Roman" w:cs="Times New Roman"/>
            <w:color w:val="000000" w:themeColor="text1"/>
            <w:szCs w:val="21"/>
          </w:rPr>
          <w:t xml:space="preserve"> </w:t>
        </w:r>
      </w:ins>
      <w:r>
        <w:rPr>
          <w:rFonts w:ascii="Times New Roman" w:hAnsi="Times New Roman" w:cs="Times New Roman"/>
          <w:color w:val="000000" w:themeColor="text1"/>
          <w:szCs w:val="21"/>
        </w:rPr>
        <w:fldChar w:fldCharType="begin"/>
      </w:r>
      <w:r w:rsidR="00EF1730">
        <w:rPr>
          <w:rFonts w:ascii="Times New Roman" w:hAnsi="Times New Roman" w:cs="Times New Roman"/>
          <w:color w:val="000000" w:themeColor="text1"/>
          <w:szCs w:val="21"/>
        </w:rPr>
        <w:instrText xml:space="preserve"> ADDIN EN.CITE &lt;EndNote&gt;&lt;Cite&gt;&lt;Author&gt;Friston&lt;/Author&gt;&lt;Year&gt;1994&lt;/Year&gt;&lt;RecNum&gt;227&lt;/RecNum&gt;&lt;DisplayText&gt;(Friston et al., 1994)&lt;/DisplayText&gt;&lt;record&gt;&lt;rec-number&gt;227&lt;/rec-number&gt;&lt;foreign-keys&gt;&lt;key app="EN" db-id="tpfrd5zae559djexsr5vtzdfpxp9evp0s5ep" timest</w:instrText>
      </w:r>
      <w:r w:rsidR="00EF1730">
        <w:rPr>
          <w:rFonts w:ascii="Times New Roman" w:hAnsi="Times New Roman" w:cs="Times New Roman" w:hint="eastAsia"/>
          <w:color w:val="000000" w:themeColor="text1"/>
          <w:szCs w:val="21"/>
        </w:rPr>
        <w:instrText>amp="1734512007"&gt;227&lt;/key&gt;&lt;/foreign-keys&gt;&lt;ref-type name="Journal Article"&gt;17&lt;/ref-type&gt;&lt;contributors&gt;&lt;authors&gt;&lt;author&gt;Friston, Karl J&lt;/author&gt;&lt;author&gt;Holmes, Andrew P&lt;/author&gt;&lt;author&gt;Worsley, Keith J&lt;/author&gt;&lt;author&gt;Poline, J</w:instrText>
      </w:r>
      <w:r w:rsidR="00EF1730">
        <w:rPr>
          <w:rFonts w:ascii="Times New Roman" w:hAnsi="Times New Roman" w:cs="Times New Roman" w:hint="eastAsia"/>
          <w:color w:val="000000" w:themeColor="text1"/>
          <w:szCs w:val="21"/>
        </w:rPr>
        <w:instrText>‐</w:instrText>
      </w:r>
      <w:r w:rsidR="00EF1730">
        <w:rPr>
          <w:rFonts w:ascii="Times New Roman" w:hAnsi="Times New Roman" w:cs="Times New Roman" w:hint="eastAsia"/>
          <w:color w:val="000000" w:themeColor="text1"/>
          <w:szCs w:val="21"/>
        </w:rPr>
        <w:instrText>P&lt;/author&gt;&lt;author&gt;Frith, Chri</w:instrText>
      </w:r>
      <w:r w:rsidR="00EF1730">
        <w:rPr>
          <w:rFonts w:ascii="Times New Roman" w:hAnsi="Times New Roman" w:cs="Times New Roman"/>
          <w:color w:val="000000" w:themeColor="text1"/>
          <w:szCs w:val="21"/>
        </w:rPr>
        <w:instrText>s D&lt;/author&gt;&lt;author&gt;Frackowiak, Richard SJ&lt;/author&gt;&lt;/authors&gt;&lt;/contributors&gt;&lt;titles&gt;&lt;title&gt;Statistical parametric maps in functional imaging: a general linear approach&lt;/title&gt;&lt;secondary-title&gt;Human brain mapping&lt;/secondary-title&gt;&lt;/titles&gt;&lt;periodical&gt;&lt;full-title&gt;Human Brain Mapping&lt;/full-title&gt;&lt;/periodical&gt;&lt;pages&gt;189-210&lt;/pages&gt;&lt;volume&gt;2&lt;/volume&gt;&lt;number&gt;4&lt;/number&gt;&lt;dates&gt;&lt;year&gt;1994&lt;/year&gt;&lt;/dates&gt;&lt;isbn&gt;1065-9471&lt;/isbn&gt;&lt;urls&gt;&lt;/urls&gt;&lt;electronic-resource-num&gt;https://doi.org/10.1002/hbm.460020402&lt;/electronic-resource-num&gt;&lt;/record&gt;&lt;/Cite&gt;&lt;/EndNote&gt;</w:instrText>
      </w:r>
      <w:r>
        <w:rPr>
          <w:rFonts w:ascii="Times New Roman" w:hAnsi="Times New Roman" w:cs="Times New Roman"/>
          <w:color w:val="000000" w:themeColor="text1"/>
          <w:szCs w:val="21"/>
        </w:rPr>
        <w:fldChar w:fldCharType="separate"/>
      </w:r>
      <w:r>
        <w:rPr>
          <w:rFonts w:ascii="Times New Roman" w:hAnsi="Times New Roman" w:cs="Times New Roman"/>
          <w:noProof/>
          <w:color w:val="000000" w:themeColor="text1"/>
          <w:szCs w:val="21"/>
        </w:rPr>
        <w:t>(Friston et al., 1994)</w:t>
      </w:r>
      <w:r>
        <w:rPr>
          <w:rFonts w:ascii="Times New Roman" w:hAnsi="Times New Roman" w:cs="Times New Roman"/>
          <w:color w:val="000000" w:themeColor="text1"/>
          <w:szCs w:val="21"/>
        </w:rPr>
        <w:fldChar w:fldCharType="end"/>
      </w:r>
      <w:r>
        <w:rPr>
          <w:rFonts w:ascii="Times New Roman" w:hAnsi="Times New Roman" w:cs="Times New Roman"/>
          <w:color w:val="000000" w:themeColor="text1"/>
          <w:szCs w:val="21"/>
        </w:rPr>
        <w:t xml:space="preserve">, see in </w:t>
      </w:r>
      <w:r>
        <w:rPr>
          <w:rFonts w:ascii="Times New Roman" w:hAnsi="Times New Roman" w:cs="Times New Roman"/>
          <w:color w:val="FF0000"/>
          <w:szCs w:val="21"/>
        </w:rPr>
        <w:t>Supplementary Table. 1</w:t>
      </w:r>
      <w:r>
        <w:rPr>
          <w:rFonts w:ascii="Times New Roman" w:hAnsi="Times New Roman" w:cs="Times New Roman"/>
          <w:color w:val="000000" w:themeColor="text1"/>
          <w:szCs w:val="21"/>
        </w:rPr>
        <w:t>.</w:t>
      </w:r>
      <w:r w:rsidR="00996FF6">
        <w:rPr>
          <w:rFonts w:ascii="Times New Roman" w:hAnsi="Times New Roman" w:cs="Times New Roman"/>
          <w:color w:val="000000" w:themeColor="text1"/>
          <w:szCs w:val="21"/>
        </w:rPr>
        <w:t xml:space="preserve"> </w:t>
      </w:r>
      <w:r w:rsidR="00304219">
        <w:rPr>
          <w:rFonts w:ascii="Times New Roman" w:hAnsi="Times New Roman" w:cs="Times New Roman"/>
          <w:color w:val="000000" w:themeColor="text1"/>
          <w:szCs w:val="21"/>
        </w:rPr>
        <w:t>In fMRI BOLD signals, a large portion consists of noise and global mean signal</w:t>
      </w:r>
      <w:ins w:id="179" w:author="rongquan zhai" w:date="2024-12-27T14:57:00Z" w16du:dateUtc="2024-12-27T06:57:00Z">
        <w:r w:rsidR="00424411">
          <w:rPr>
            <w:rFonts w:ascii="Times New Roman" w:hAnsi="Times New Roman" w:cs="Times New Roman"/>
            <w:color w:val="000000" w:themeColor="text1"/>
            <w:szCs w:val="21"/>
          </w:rPr>
          <w:t xml:space="preserve"> </w:t>
        </w:r>
      </w:ins>
      <w:r w:rsidR="00304219">
        <w:rPr>
          <w:rFonts w:ascii="Times New Roman" w:hAnsi="Times New Roman" w:cs="Times New Roman"/>
          <w:color w:val="000000" w:themeColor="text1"/>
          <w:szCs w:val="21"/>
        </w:rPr>
        <w:fldChar w:fldCharType="begin"/>
      </w:r>
      <w:r w:rsidR="00304219">
        <w:rPr>
          <w:rFonts w:ascii="Times New Roman" w:hAnsi="Times New Roman" w:cs="Times New Roman"/>
          <w:color w:val="000000" w:themeColor="text1"/>
          <w:szCs w:val="21"/>
        </w:rPr>
        <w:instrText xml:space="preserve"> ADDIN EN.CITE &lt;EndNote&gt;&lt;Cite&gt;&lt;Author&gt;Liu&lt;/Author&gt;&lt;Year&gt;2016&lt;/Year&gt;&lt;RecNum&gt;158&lt;/RecNum&gt;&lt;DisplayText&gt;(Liu, 2016)&lt;/DisplayText&gt;&lt;record&gt;&lt;rec-number&gt;158&lt;/rec-number&gt;&lt;foreign-keys&gt;&lt;key app="EN" db-id="tpfrd5zae559djexsr5vtzdfpxp9evp0s5ep" timestamp="1720838793"&gt;158&lt;/key&gt;&lt;/foreign-keys&gt;&lt;ref-type name="Journal Article"&gt;17&lt;/ref-type&gt;&lt;contributors&gt;&lt;authors&gt;&lt;author&gt;Liu, Thomas T&lt;/author&gt;&lt;/authors&gt;&lt;/contributors&gt;&lt;titles&gt;&lt;title&gt;Noise contributions to the fMRI signal: An overview&lt;/title&gt;&lt;secondary-title&gt;NeuroImage&lt;/secondary-title&gt;&lt;/titles&gt;&lt;periodical&gt;&lt;full-title&gt;Neuroimage&lt;/full-title&gt;&lt;/periodical&gt;&lt;pages&gt;141-151&lt;/pages&gt;&lt;volume&gt;143&lt;/volume&gt;&lt;dates&gt;&lt;year&gt;2016&lt;/year&gt;&lt;/dates&gt;&lt;isbn&gt;1053-8119&lt;/isbn&gt;&lt;urls&gt;&lt;/urls&gt;&lt;electronic-resource-num&gt;https://doi.org/10.1016/j.neuroimage.2016.09.008&lt;/electronic-resource-num&gt;&lt;/record&gt;&lt;/Cite&gt;&lt;/EndNote&gt;</w:instrText>
      </w:r>
      <w:r w:rsidR="00304219">
        <w:rPr>
          <w:rFonts w:ascii="Times New Roman" w:hAnsi="Times New Roman" w:cs="Times New Roman"/>
          <w:color w:val="000000" w:themeColor="text1"/>
          <w:szCs w:val="21"/>
        </w:rPr>
        <w:fldChar w:fldCharType="separate"/>
      </w:r>
      <w:r w:rsidR="00304219">
        <w:rPr>
          <w:rFonts w:ascii="Times New Roman" w:hAnsi="Times New Roman" w:cs="Times New Roman"/>
          <w:color w:val="000000" w:themeColor="text1"/>
          <w:szCs w:val="21"/>
        </w:rPr>
        <w:t>(Liu, 2016)</w:t>
      </w:r>
      <w:r w:rsidR="00304219">
        <w:rPr>
          <w:rFonts w:ascii="Times New Roman" w:hAnsi="Times New Roman" w:cs="Times New Roman"/>
          <w:color w:val="000000" w:themeColor="text1"/>
          <w:szCs w:val="21"/>
        </w:rPr>
        <w:fldChar w:fldCharType="end"/>
      </w:r>
      <w:r w:rsidR="00304219">
        <w:rPr>
          <w:rFonts w:ascii="Times New Roman" w:hAnsi="Times New Roman" w:cs="Times New Roman"/>
          <w:color w:val="000000" w:themeColor="text1"/>
          <w:szCs w:val="21"/>
        </w:rPr>
        <w:t>. Therefore, the first two decomposed CP components are likely to be some low-frequency signals, while the third component is the signal specifically related to the task, representing particular neural activities. Additionally, we performed CCA analysis on each individual's third component and their internalizing and externalizing scales</w:t>
      </w:r>
      <w:ins w:id="180" w:author="rongquan zhai" w:date="2024-12-27T14:57:00Z" w16du:dateUtc="2024-12-27T06:57:00Z">
        <w:r w:rsidR="00337F11">
          <w:rPr>
            <w:rFonts w:ascii="Times New Roman" w:hAnsi="Times New Roman" w:cs="Times New Roman"/>
            <w:color w:val="000000" w:themeColor="text1"/>
            <w:szCs w:val="21"/>
          </w:rPr>
          <w:t xml:space="preserve"> </w:t>
        </w:r>
      </w:ins>
      <w:r w:rsidR="00304219">
        <w:rPr>
          <w:rFonts w:ascii="Times New Roman" w:hAnsi="Times New Roman" w:cs="Times New Roman"/>
          <w:color w:val="000000" w:themeColor="text1"/>
          <w:szCs w:val="21"/>
        </w:rPr>
        <w:fldChar w:fldCharType="begin"/>
      </w:r>
      <w:r w:rsidR="00304219">
        <w:rPr>
          <w:rFonts w:ascii="Times New Roman" w:hAnsi="Times New Roman" w:cs="Times New Roman"/>
          <w:color w:val="000000" w:themeColor="text1"/>
          <w:szCs w:val="21"/>
        </w:rPr>
        <w:instrText xml:space="preserve"> ADDIN EN.CITE &lt;EndNote&gt;&lt;Cite&gt;&lt;Author&gt;Xie&lt;/Author&gt;&lt;Year&gt;2023&lt;/Year&gt;&lt;RecNum&gt;106&lt;/RecNum&gt;&lt;DisplayText&gt;(Xie et al., 2023)&lt;/DisplayText&gt;&lt;record&gt;&lt;rec-number&gt;106&lt;/rec-number&gt;&lt;foreign-keys&gt;&lt;key app="EN" db-id="tpfrd5zae559djexsr5vtzdfpxp9evp0s5ep" timestamp="1709378851"&gt;106&lt;/key&gt;&lt;/foreign-keys&gt;&lt;ref-type name="Journal Article"&gt;17&lt;/ref-type&gt;&lt;contributors&gt;&lt;authors&gt;&lt;author&gt;Xie, Chao&lt;/author&gt;&lt;author&gt;Xiang, Shitong&lt;/author&gt;&lt;author&gt;Shen, Chun&lt;/author&gt;&lt;author&gt;Peng, Xuerui&lt;/author&gt;&lt;author&gt;Kang, Jujiao&lt;/author&gt;&lt;author&gt;Li, Yuzhu&lt;/author&gt;&lt;author&gt;Cheng, Wei&lt;/author&gt;&lt;author&gt;He, Shiqi&lt;/author&gt;&lt;author&gt;Bobou, Marina&lt;/author&gt;&lt;author&gt;Broulidakis, M John&lt;/author&gt;&lt;/authors&gt;&lt;/contributors&gt;&lt;titles&gt;&lt;title&gt;A shared neural basis underlying psychiatric comorbidity&lt;/title&gt;&lt;secondary-title&gt;Nature medicine&lt;/secondary-title&gt;&lt;/titles&gt;&lt;periodical&gt;&lt;full-title&gt;Nature medicine&lt;/full-title&gt;&lt;/periodical&gt;&lt;pages&gt;1232-1242&lt;/pages&gt;&lt;volume&gt;29&lt;/volume&gt;&lt;number&gt;5&lt;/number&gt;&lt;dates&gt;&lt;year&gt;2023&lt;/year&gt;&lt;/dates&gt;&lt;isbn&gt;1078-8956&lt;/isbn&gt;&lt;urls&gt;&lt;/urls&gt;&lt;electronic-resource-num&gt;https://doi.org/10.1038/s41591-023-02317-4&lt;/electronic-resource-num&gt;&lt;/record&gt;&lt;/Cite&gt;&lt;/EndNote&gt;</w:instrText>
      </w:r>
      <w:r w:rsidR="00304219">
        <w:rPr>
          <w:rFonts w:ascii="Times New Roman" w:hAnsi="Times New Roman" w:cs="Times New Roman"/>
          <w:color w:val="000000" w:themeColor="text1"/>
          <w:szCs w:val="21"/>
        </w:rPr>
        <w:fldChar w:fldCharType="separate"/>
      </w:r>
      <w:r w:rsidR="00304219">
        <w:rPr>
          <w:rFonts w:ascii="Times New Roman" w:hAnsi="Times New Roman" w:cs="Times New Roman"/>
          <w:color w:val="000000" w:themeColor="text1"/>
          <w:szCs w:val="21"/>
        </w:rPr>
        <w:t>(Xie et al., 2023)</w:t>
      </w:r>
      <w:r w:rsidR="00304219">
        <w:rPr>
          <w:rFonts w:ascii="Times New Roman" w:hAnsi="Times New Roman" w:cs="Times New Roman"/>
          <w:color w:val="000000" w:themeColor="text1"/>
          <w:szCs w:val="21"/>
        </w:rPr>
        <w:fldChar w:fldCharType="end"/>
      </w:r>
      <w:r w:rsidR="00304219">
        <w:rPr>
          <w:rFonts w:ascii="Times New Roman" w:hAnsi="Times New Roman" w:cs="Times New Roman"/>
          <w:color w:val="000000" w:themeColor="text1"/>
          <w:szCs w:val="21"/>
        </w:rPr>
        <w:t>. We found that the individual components extracted at the three time points could effectively explain internalizing and externalizing behaviors, see in Figure. 2e. Moreover, we discovered a stable positive correlation between the third individual component and depression across the three time points, see in Figure. 2f.</w:t>
      </w:r>
    </w:p>
    <w:p w14:paraId="4FBAC206" w14:textId="77777777" w:rsidR="00304219" w:rsidRDefault="00304219" w:rsidP="00304219">
      <w:pPr>
        <w:spacing w:line="360" w:lineRule="auto"/>
        <w:ind w:firstLineChars="20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Based on the decomposition of these 618 individuals, we discovered stable spatiotemporal features. In addition to these 618 individuals, there were also other individuals at each time point. We used the third stable component extracted from the decomposition to inverse-solve the tensors of these individuals, treating each individual as a tensor with a third dimension of only 1. We then correlated the decomposed individual scores with these individuals' depression scores and found that the positive correlation remained consistent across the three time points. This third component can serve as a cross-temporal biomarker for depressive behavior, as shown in Figure. 2f.</w:t>
      </w:r>
    </w:p>
    <w:p w14:paraId="4AB240E9" w14:textId="77777777" w:rsidR="00304219" w:rsidRDefault="00304219" w:rsidP="00304219">
      <w:pPr>
        <w:spacing w:line="360" w:lineRule="auto"/>
        <w:ind w:firstLineChars="200" w:firstLine="420"/>
        <w:rPr>
          <w:rFonts w:ascii="Times New Roman" w:hAnsi="Times New Roman" w:cs="Times New Roman"/>
          <w:color w:val="000000" w:themeColor="text1"/>
        </w:rPr>
      </w:pPr>
      <w:r>
        <w:rPr>
          <w:rFonts w:ascii="Times New Roman" w:hAnsi="Times New Roman" w:cs="Times New Roman"/>
          <w:color w:val="000000" w:themeColor="text1"/>
        </w:rPr>
        <w:t xml:space="preserve">In the same emotional response experiment, it is challenging to align the time points for different individuals and different machines, but the conditions that the experimenter is interested in are easy to align. For example, in block design psychology experiments, researchers want to examine the responses of all groups to three emotions (happy, angry, neutral). After the first-level analysis, the data dimensionality is significantly reduced. Essentially, the </w:t>
      </w:r>
      <w:ins w:id="181" w:author="rongquan zhai" w:date="2024-12-27T14:58:00Z" w16du:dateUtc="2024-12-27T06:58:00Z">
        <w:r w:rsidR="0013339B">
          <w:rPr>
            <w:rFonts w:ascii="Times New Roman" w:hAnsi="Times New Roman" w:cs="Times New Roman"/>
            <w:color w:val="000000" w:themeColor="text1"/>
          </w:rPr>
          <w:t>task-</w:t>
        </w:r>
      </w:ins>
      <w:r>
        <w:rPr>
          <w:rFonts w:ascii="Times New Roman" w:hAnsi="Times New Roman" w:cs="Times New Roman"/>
          <w:color w:val="000000" w:themeColor="text1"/>
        </w:rPr>
        <w:t>condition response is a</w:t>
      </w:r>
      <w:del w:id="182" w:author="rongquan zhai" w:date="2024-12-27T14:58:00Z" w16du:dateUtc="2024-12-27T06:58:00Z">
        <w:r w:rsidDel="0099625A">
          <w:rPr>
            <w:rFonts w:ascii="Times New Roman" w:hAnsi="Times New Roman" w:cs="Times New Roman"/>
            <w:color w:val="000000" w:themeColor="text1"/>
          </w:rPr>
          <w:delText>n</w:delText>
        </w:r>
      </w:del>
      <w:r>
        <w:rPr>
          <w:rFonts w:ascii="Times New Roman" w:hAnsi="Times New Roman" w:cs="Times New Roman"/>
          <w:color w:val="000000" w:themeColor="text1"/>
        </w:rPr>
        <w:t xml:space="preserve"> </w:t>
      </w:r>
      <w:ins w:id="183" w:author="rongquan zhai" w:date="2024-12-27T14:58:00Z" w16du:dateUtc="2024-12-27T06:58:00Z">
        <w:r w:rsidR="0013339B">
          <w:rPr>
            <w:rFonts w:ascii="Times New Roman" w:hAnsi="Times New Roman" w:cs="Times New Roman"/>
            <w:color w:val="000000" w:themeColor="text1"/>
          </w:rPr>
          <w:t xml:space="preserve">neural </w:t>
        </w:r>
      </w:ins>
      <w:r>
        <w:rPr>
          <w:rFonts w:ascii="Times New Roman" w:hAnsi="Times New Roman" w:cs="Times New Roman"/>
          <w:color w:val="000000" w:themeColor="text1"/>
        </w:rPr>
        <w:t xml:space="preserve">abstract extraction of the BOLD signal. Therefore, we also performed the aforementioned </w:t>
      </w:r>
      <w:r>
        <w:rPr>
          <w:rFonts w:ascii="Times New Roman" w:hAnsi="Times New Roman" w:cs="Times New Roman"/>
          <w:color w:val="000000" w:themeColor="text1"/>
        </w:rPr>
        <w:lastRenderedPageBreak/>
        <w:t>decomposition on the condition response</w:t>
      </w:r>
      <w:r>
        <w:rPr>
          <w:rFonts w:ascii="Times New Roman" w:hAnsi="Times New Roman" w:cs="Times New Roman" w:hint="eastAsia"/>
          <w:color w:val="000000" w:themeColor="text1"/>
        </w:rPr>
        <w:t xml:space="preserve"> formed tensor</w:t>
      </w:r>
      <w:r>
        <w:rPr>
          <w:rFonts w:ascii="Times New Roman" w:hAnsi="Times New Roman" w:cs="Times New Roman"/>
          <w:color w:val="000000" w:themeColor="text1"/>
        </w:rPr>
        <w:t>, which has a smaller data size.</w:t>
      </w:r>
    </w:p>
    <w:p w14:paraId="33711797" w14:textId="77777777" w:rsidR="00304219" w:rsidRPr="005B2AF9" w:rsidRDefault="00304219" w:rsidP="00304219">
      <w:pPr>
        <w:spacing w:line="360" w:lineRule="auto"/>
        <w:rPr>
          <w:rFonts w:ascii="Times New Roman" w:hAnsi="Times New Roman" w:cs="Times New Roman"/>
          <w:b/>
          <w:bCs/>
          <w:i/>
          <w:iCs/>
          <w:color w:val="000000" w:themeColor="text1"/>
          <w:sz w:val="24"/>
          <w:rPrChange w:id="184" w:author="rongquan zhai" w:date="2024-12-26T23:03:00Z" w16du:dateUtc="2024-12-26T15:03:00Z">
            <w:rPr>
              <w:rFonts w:ascii="Times New Roman" w:hAnsi="Times New Roman" w:cs="Times New Roman"/>
              <w:b/>
              <w:bCs/>
              <w:i/>
              <w:iCs/>
              <w:color w:val="000000" w:themeColor="text1"/>
              <w:sz w:val="18"/>
              <w:szCs w:val="18"/>
            </w:rPr>
          </w:rPrChange>
        </w:rPr>
      </w:pPr>
      <w:del w:id="185" w:author="rongquan zhai" w:date="2024-12-26T23:03:00Z" w16du:dateUtc="2024-12-26T15:03:00Z">
        <w:r w:rsidRPr="005B2AF9" w:rsidDel="005B2AF9">
          <w:rPr>
            <w:rFonts w:ascii="Times New Roman" w:hAnsi="Times New Roman" w:cs="Times New Roman"/>
            <w:b/>
            <w:bCs/>
            <w:i/>
            <w:iCs/>
            <w:color w:val="000000" w:themeColor="text1"/>
            <w:sz w:val="24"/>
            <w:rPrChange w:id="186" w:author="rongquan zhai" w:date="2024-12-26T23:03:00Z" w16du:dateUtc="2024-12-26T15:03:00Z">
              <w:rPr>
                <w:rFonts w:ascii="Times New Roman" w:hAnsi="Times New Roman" w:cs="Times New Roman"/>
                <w:b/>
                <w:bCs/>
                <w:i/>
                <w:iCs/>
                <w:color w:val="000000" w:themeColor="text1"/>
                <w:sz w:val="18"/>
                <w:szCs w:val="18"/>
              </w:rPr>
            </w:rPrChange>
          </w:rPr>
          <w:delText>2.</w:delText>
        </w:r>
      </w:del>
      <w:del w:id="187" w:author="rongquan zhai" w:date="2024-12-26T22:02:00Z" w16du:dateUtc="2024-12-26T14:02:00Z">
        <w:r w:rsidRPr="005B2AF9" w:rsidDel="0060787D">
          <w:rPr>
            <w:rFonts w:ascii="Times New Roman" w:hAnsi="Times New Roman" w:cs="Times New Roman"/>
            <w:b/>
            <w:bCs/>
            <w:i/>
            <w:iCs/>
            <w:color w:val="000000" w:themeColor="text1"/>
            <w:sz w:val="24"/>
            <w:rPrChange w:id="188" w:author="rongquan zhai" w:date="2024-12-26T23:03:00Z" w16du:dateUtc="2024-12-26T15:03:00Z">
              <w:rPr>
                <w:rFonts w:ascii="Times New Roman" w:hAnsi="Times New Roman" w:cs="Times New Roman"/>
                <w:b/>
                <w:bCs/>
                <w:i/>
                <w:iCs/>
                <w:color w:val="000000" w:themeColor="text1"/>
                <w:sz w:val="18"/>
                <w:szCs w:val="18"/>
              </w:rPr>
            </w:rPrChange>
          </w:rPr>
          <w:delText>1</w:delText>
        </w:r>
      </w:del>
      <w:del w:id="189" w:author="rongquan zhai" w:date="2024-12-26T23:03:00Z" w16du:dateUtc="2024-12-26T15:03:00Z">
        <w:r w:rsidRPr="005B2AF9" w:rsidDel="005B2AF9">
          <w:rPr>
            <w:rFonts w:ascii="Times New Roman" w:hAnsi="Times New Roman" w:cs="Times New Roman"/>
            <w:b/>
            <w:bCs/>
            <w:i/>
            <w:iCs/>
            <w:color w:val="000000" w:themeColor="text1"/>
            <w:sz w:val="24"/>
            <w:rPrChange w:id="190" w:author="rongquan zhai" w:date="2024-12-26T23:03:00Z" w16du:dateUtc="2024-12-26T15:03:00Z">
              <w:rPr>
                <w:rFonts w:ascii="Times New Roman" w:hAnsi="Times New Roman" w:cs="Times New Roman"/>
                <w:b/>
                <w:bCs/>
                <w:i/>
                <w:iCs/>
                <w:color w:val="000000" w:themeColor="text1"/>
                <w:sz w:val="18"/>
                <w:szCs w:val="18"/>
              </w:rPr>
            </w:rPrChange>
          </w:rPr>
          <w:delText>.3</w:delText>
        </w:r>
      </w:del>
      <w:ins w:id="191" w:author="rongquan zhai" w:date="2024-12-26T23:03:00Z" w16du:dateUtc="2024-12-26T15:03:00Z">
        <w:r w:rsidR="005B2AF9" w:rsidRPr="005B2AF9">
          <w:rPr>
            <w:rFonts w:ascii="Times New Roman" w:hAnsi="Times New Roman" w:cs="Times New Roman"/>
            <w:b/>
            <w:bCs/>
            <w:i/>
            <w:iCs/>
            <w:color w:val="000000" w:themeColor="text1"/>
            <w:sz w:val="24"/>
            <w:rPrChange w:id="192" w:author="rongquan zhai" w:date="2024-12-26T23:03:00Z" w16du:dateUtc="2024-12-26T15:03:00Z">
              <w:rPr>
                <w:rFonts w:ascii="Times New Roman" w:hAnsi="Times New Roman" w:cs="Times New Roman"/>
                <w:b/>
                <w:bCs/>
                <w:i/>
                <w:iCs/>
                <w:color w:val="000000" w:themeColor="text1"/>
                <w:sz w:val="18"/>
                <w:szCs w:val="18"/>
              </w:rPr>
            </w:rPrChange>
          </w:rPr>
          <w:t>2.3</w:t>
        </w:r>
      </w:ins>
      <w:r w:rsidRPr="005B2AF9">
        <w:rPr>
          <w:rFonts w:ascii="Times New Roman" w:hAnsi="Times New Roman" w:cs="Times New Roman"/>
          <w:b/>
          <w:bCs/>
          <w:i/>
          <w:iCs/>
          <w:color w:val="000000" w:themeColor="text1"/>
          <w:sz w:val="24"/>
          <w:rPrChange w:id="193" w:author="rongquan zhai" w:date="2024-12-26T23:03:00Z" w16du:dateUtc="2024-12-26T15:03:00Z">
            <w:rPr>
              <w:rFonts w:ascii="Times New Roman" w:hAnsi="Times New Roman" w:cs="Times New Roman"/>
              <w:b/>
              <w:bCs/>
              <w:i/>
              <w:iCs/>
              <w:color w:val="000000" w:themeColor="text1"/>
              <w:sz w:val="18"/>
              <w:szCs w:val="18"/>
            </w:rPr>
          </w:rPrChange>
        </w:rPr>
        <w:t xml:space="preserve"> CP decomposition</w:t>
      </w:r>
      <w:ins w:id="194" w:author="rongquan zhai" w:date="2024-12-27T10:59:00Z" w16du:dateUtc="2024-12-27T02:59:00Z">
        <w:r w:rsidR="00A71CDD">
          <w:rPr>
            <w:rFonts w:ascii="Times New Roman" w:hAnsi="Times New Roman" w:cs="Times New Roman" w:hint="eastAsia"/>
            <w:b/>
            <w:bCs/>
            <w:i/>
            <w:iCs/>
            <w:color w:val="000000" w:themeColor="text1"/>
            <w:sz w:val="24"/>
          </w:rPr>
          <w:t xml:space="preserve"> results</w:t>
        </w:r>
      </w:ins>
      <w:r w:rsidRPr="005B2AF9">
        <w:rPr>
          <w:rFonts w:ascii="Times New Roman" w:hAnsi="Times New Roman" w:cs="Times New Roman"/>
          <w:b/>
          <w:bCs/>
          <w:i/>
          <w:iCs/>
          <w:color w:val="000000" w:themeColor="text1"/>
          <w:sz w:val="24"/>
          <w:rPrChange w:id="195" w:author="rongquan zhai" w:date="2024-12-26T23:03:00Z" w16du:dateUtc="2024-12-26T15:03:00Z">
            <w:rPr>
              <w:rFonts w:ascii="Times New Roman" w:hAnsi="Times New Roman" w:cs="Times New Roman"/>
              <w:b/>
              <w:bCs/>
              <w:i/>
              <w:iCs/>
              <w:color w:val="000000" w:themeColor="text1"/>
              <w:sz w:val="18"/>
              <w:szCs w:val="18"/>
            </w:rPr>
          </w:rPrChange>
        </w:rPr>
        <w:t xml:space="preserve"> for</w:t>
      </w:r>
      <w:ins w:id="196" w:author="rongquan zhai" w:date="2024-12-27T11:00:00Z" w16du:dateUtc="2024-12-27T03:00:00Z">
        <w:r w:rsidR="007225DC">
          <w:rPr>
            <w:rFonts w:ascii="Times New Roman" w:hAnsi="Times New Roman" w:cs="Times New Roman" w:hint="eastAsia"/>
            <w:b/>
            <w:bCs/>
            <w:i/>
            <w:iCs/>
            <w:color w:val="000000" w:themeColor="text1"/>
            <w:sz w:val="24"/>
          </w:rPr>
          <w:t xml:space="preserve"> task</w:t>
        </w:r>
        <w:r w:rsidR="007225DC">
          <w:rPr>
            <w:rFonts w:ascii="Times New Roman" w:hAnsi="Times New Roman" w:cs="Times New Roman"/>
            <w:b/>
            <w:bCs/>
            <w:i/>
            <w:iCs/>
            <w:color w:val="000000" w:themeColor="text1"/>
            <w:sz w:val="24"/>
          </w:rPr>
          <w:t>-</w:t>
        </w:r>
      </w:ins>
      <w:del w:id="197" w:author="rongquan zhai" w:date="2024-12-27T11:00:00Z" w16du:dateUtc="2024-12-27T03:00:00Z">
        <w:r w:rsidRPr="005B2AF9" w:rsidDel="007225DC">
          <w:rPr>
            <w:rFonts w:ascii="Times New Roman" w:hAnsi="Times New Roman" w:cs="Times New Roman"/>
            <w:b/>
            <w:bCs/>
            <w:i/>
            <w:iCs/>
            <w:color w:val="000000" w:themeColor="text1"/>
            <w:sz w:val="24"/>
            <w:rPrChange w:id="198" w:author="rongquan zhai" w:date="2024-12-26T23:03:00Z" w16du:dateUtc="2024-12-26T15:03:00Z">
              <w:rPr>
                <w:rFonts w:ascii="Times New Roman" w:hAnsi="Times New Roman" w:cs="Times New Roman"/>
                <w:b/>
                <w:bCs/>
                <w:i/>
                <w:iCs/>
                <w:color w:val="000000" w:themeColor="text1"/>
                <w:sz w:val="18"/>
                <w:szCs w:val="18"/>
              </w:rPr>
            </w:rPrChange>
          </w:rPr>
          <w:delText xml:space="preserve"> </w:delText>
        </w:r>
      </w:del>
      <w:r w:rsidRPr="005B2AF9">
        <w:rPr>
          <w:rFonts w:ascii="Times New Roman" w:hAnsi="Times New Roman" w:cs="Times New Roman"/>
          <w:b/>
          <w:bCs/>
          <w:i/>
          <w:iCs/>
          <w:color w:val="000000" w:themeColor="text1"/>
          <w:sz w:val="24"/>
          <w:rPrChange w:id="199" w:author="rongquan zhai" w:date="2024-12-26T23:03:00Z" w16du:dateUtc="2024-12-26T15:03:00Z">
            <w:rPr>
              <w:rFonts w:ascii="Times New Roman" w:hAnsi="Times New Roman" w:cs="Times New Roman"/>
              <w:b/>
              <w:bCs/>
              <w:i/>
              <w:iCs/>
              <w:color w:val="000000" w:themeColor="text1"/>
              <w:sz w:val="18"/>
              <w:szCs w:val="18"/>
            </w:rPr>
          </w:rPrChange>
        </w:rPr>
        <w:t>condition response</w:t>
      </w:r>
      <w:ins w:id="200" w:author="rongquan zhai" w:date="2024-12-27T11:00:00Z" w16du:dateUtc="2024-12-27T03:00:00Z">
        <w:r w:rsidR="004311AF">
          <w:rPr>
            <w:rFonts w:ascii="Times New Roman" w:hAnsi="Times New Roman" w:cs="Times New Roman"/>
            <w:b/>
            <w:bCs/>
            <w:i/>
            <w:iCs/>
            <w:color w:val="000000" w:themeColor="text1"/>
            <w:sz w:val="24"/>
          </w:rPr>
          <w:t>s</w:t>
        </w:r>
      </w:ins>
      <w:r w:rsidRPr="005B2AF9">
        <w:rPr>
          <w:rFonts w:ascii="Times New Roman" w:hAnsi="Times New Roman" w:cs="Times New Roman"/>
          <w:b/>
          <w:bCs/>
          <w:i/>
          <w:iCs/>
          <w:color w:val="000000" w:themeColor="text1"/>
          <w:sz w:val="24"/>
          <w:rPrChange w:id="201" w:author="rongquan zhai" w:date="2024-12-26T23:03:00Z" w16du:dateUtc="2024-12-26T15:03:00Z">
            <w:rPr>
              <w:rFonts w:ascii="Times New Roman" w:hAnsi="Times New Roman" w:cs="Times New Roman"/>
              <w:b/>
              <w:bCs/>
              <w:i/>
              <w:iCs/>
              <w:color w:val="000000" w:themeColor="text1"/>
              <w:sz w:val="18"/>
              <w:szCs w:val="18"/>
            </w:rPr>
          </w:rPrChange>
        </w:rPr>
        <w:t xml:space="preserve"> formed tensor</w:t>
      </w:r>
    </w:p>
    <w:p w14:paraId="14A2D9BE" w14:textId="77777777" w:rsidR="00304219" w:rsidRDefault="00304219" w:rsidP="00304219">
      <w:pPr>
        <w:spacing w:line="360" w:lineRule="auto"/>
        <w:ind w:firstLineChars="200" w:firstLine="420"/>
        <w:rPr>
          <w:rFonts w:ascii="Times New Roman" w:hAnsi="Times New Roman" w:cs="Times New Roman"/>
          <w:color w:val="000000" w:themeColor="text1"/>
          <w:szCs w:val="21"/>
        </w:rPr>
      </w:pPr>
      <w:r>
        <w:rPr>
          <w:rFonts w:ascii="Times New Roman" w:hAnsi="Times New Roman" w:cs="Times New Roman"/>
        </w:rPr>
        <w:t>Similar to the analysis of the CP components derived from the BOLD signals, we conducted the same analysis for cross</w:t>
      </w:r>
      <w:r>
        <w:rPr>
          <w:rFonts w:ascii="Times New Roman" w:hAnsi="Times New Roman" w:cs="Times New Roman" w:hint="eastAsia"/>
        </w:rPr>
        <w:t xml:space="preserve"> time site</w:t>
      </w:r>
      <w:r>
        <w:rPr>
          <w:rFonts w:ascii="Times New Roman" w:hAnsi="Times New Roman" w:cs="Times New Roman"/>
        </w:rPr>
        <w:t xml:space="preserve"> stability on the condition response decomposition. We found that only the first CP component was stable across the three time points, as shown in Figure. 3a. Furthermore, among the correlations between the ten CP components and the third CP component derived from the BOLD signal decomposition, only the first CP component was stably correlated with the third CP component from the BOLD signal decomposition across time points, as shown in Figure. 3b. </w:t>
      </w:r>
      <w:r>
        <w:rPr>
          <w:rFonts w:ascii="Times New Roman" w:hAnsi="Times New Roman" w:cs="Times New Roman"/>
          <w:color w:val="000000" w:themeColor="text1"/>
          <w:szCs w:val="21"/>
        </w:rPr>
        <w:t xml:space="preserve">The first two spatial components extracted from the tensor composed of BOLD signals do not resemble the spatial first component extracted from the tensor composed of the condition responses, only the third spatial component extracted from the tensor composed of BOLD signals consistently resembles the first spatial component extracted from the tensor composed of the condition responses, see in Figure. 3b and </w:t>
      </w:r>
      <w:r>
        <w:rPr>
          <w:rFonts w:ascii="Times New Roman" w:hAnsi="Times New Roman" w:cs="Times New Roman"/>
          <w:color w:val="FF0000"/>
          <w:szCs w:val="21"/>
        </w:rPr>
        <w:t>Supplementary Figure. 2b</w:t>
      </w:r>
      <w:r>
        <w:rPr>
          <w:rFonts w:ascii="Times New Roman" w:hAnsi="Times New Roman" w:cs="Times New Roman"/>
          <w:color w:val="000000" w:themeColor="text1"/>
          <w:szCs w:val="21"/>
        </w:rPr>
        <w:t>. No stable resemblance is found among the other components, see in Figure. 3b. As for individual component, a significant similarity is also observed between the third individual component extracted from the tensor composed of BOLD signals and the first individual component extracted from the tensor composed of the condition responses, see in Figure. 3b and</w:t>
      </w:r>
      <w:r>
        <w:rPr>
          <w:rFonts w:ascii="Times New Roman" w:hAnsi="Times New Roman" w:cs="Times New Roman"/>
          <w:color w:val="FF0000"/>
          <w:szCs w:val="21"/>
        </w:rPr>
        <w:t xml:space="preserve"> Supplementary Figure. 2c</w:t>
      </w:r>
      <w:r>
        <w:rPr>
          <w:rFonts w:ascii="Times New Roman" w:hAnsi="Times New Roman" w:cs="Times New Roman"/>
          <w:color w:val="000000" w:themeColor="text1"/>
          <w:szCs w:val="21"/>
        </w:rPr>
        <w:t xml:space="preserve">, while no such similarity is found among the other components. </w:t>
      </w:r>
    </w:p>
    <w:p w14:paraId="4688185A" w14:textId="77777777" w:rsidR="00DC70BE" w:rsidRDefault="00304219" w:rsidP="002B1B5D">
      <w:pPr>
        <w:spacing w:line="360" w:lineRule="auto"/>
        <w:ind w:firstLineChars="200" w:firstLine="420"/>
        <w:rPr>
          <w:rFonts w:ascii="Times New Roman" w:hAnsi="Times New Roman" w:cs="Times New Roman"/>
        </w:rPr>
      </w:pPr>
      <w:r>
        <w:rPr>
          <w:rFonts w:ascii="Times New Roman" w:hAnsi="Times New Roman" w:cs="Times New Roman"/>
        </w:rPr>
        <w:t xml:space="preserve">The similarity between the first component derived from the tensor decomposition of the condition response and various traditional contrast maps, as well as the loading differences of different conditions (the high neutral </w:t>
      </w:r>
      <w:r>
        <w:rPr>
          <w:rFonts w:ascii="Times New Roman" w:hAnsi="Times New Roman" w:cs="Times New Roman" w:hint="eastAsia"/>
        </w:rPr>
        <w:t xml:space="preserve">face </w:t>
      </w:r>
      <w:r>
        <w:rPr>
          <w:rFonts w:ascii="Times New Roman" w:hAnsi="Times New Roman" w:cs="Times New Roman"/>
        </w:rPr>
        <w:t xml:space="preserve">loadings </w:t>
      </w:r>
      <w:r>
        <w:rPr>
          <w:rFonts w:ascii="Times New Roman" w:hAnsi="Times New Roman" w:cs="Times New Roman" w:hint="eastAsia"/>
        </w:rPr>
        <w:t xml:space="preserve">case </w:t>
      </w:r>
      <w:r>
        <w:rPr>
          <w:rFonts w:ascii="Times New Roman" w:hAnsi="Times New Roman" w:cs="Times New Roman"/>
        </w:rPr>
        <w:t>is consistent with a prior work</w:t>
      </w:r>
      <w:r>
        <w:rPr>
          <w:rFonts w:ascii="Times New Roman" w:hAnsi="Times New Roman" w:cs="Times New Roman"/>
        </w:rPr>
        <w:fldChar w:fldCharType="begin"/>
      </w:r>
      <w:r>
        <w:rPr>
          <w:rFonts w:ascii="Times New Roman" w:hAnsi="Times New Roman" w:cs="Times New Roman"/>
        </w:rPr>
        <w:instrText xml:space="preserve"> ADDIN EN.CITE &lt;EndNote&gt;&lt;Cite&gt;&lt;Author&gt;Todorov&lt;/Author&gt;&lt;Year&gt;2012&lt;/Year&gt;&lt;RecNum&gt;162&lt;/RecNum&gt;&lt;DisplayText&gt;(Todorov, 2012)&lt;/DisplayText&gt;&lt;record&gt;&lt;rec-number&gt;162&lt;/rec-number&gt;&lt;foreign-keys&gt;&lt;key app="EN" db-id="tpfrd5zae559djexsr5vtzdfpxp9evp0s5ep" timestamp="1721307142"&gt;162&lt;/key&gt;&lt;/foreign-keys&gt;&lt;ref-type name="Journal Article"&gt;17&lt;/ref-type&gt;&lt;contributors&gt;&lt;authors&gt;&lt;author&gt;Todorov, Alexander&lt;/author&gt;&lt;/authors&gt;&lt;/contributors&gt;&lt;titles&gt;&lt;title&gt;The role of the amygdala in face perception and evaluation&lt;/title&gt;&lt;secondary-title&gt;Motivation and Emotion&lt;/secondary-title&gt;&lt;/titles&gt;&lt;periodical&gt;&lt;full-title&gt;Motivation and Emotion&lt;/full-title&gt;&lt;/periodical&gt;&lt;pages&gt;16-26&lt;/pages&gt;&lt;volume&gt;36&lt;/volume&gt;&lt;dates&gt;&lt;year&gt;2012&lt;/year&gt;&lt;/dates&gt;&lt;isbn&gt;0146-7239&lt;/isbn&gt;&lt;urls&gt;&lt;/urls&gt;&lt;electronic-resource-num&gt;10.1007/s11031-011-9238-5&lt;/electronic-resource-num&gt;&lt;/record&gt;&lt;/Cite&gt;&lt;/EndNote&gt;</w:instrText>
      </w:r>
      <w:r>
        <w:rPr>
          <w:rFonts w:ascii="Times New Roman" w:hAnsi="Times New Roman" w:cs="Times New Roman"/>
        </w:rPr>
        <w:fldChar w:fldCharType="separate"/>
      </w:r>
      <w:r>
        <w:rPr>
          <w:rFonts w:ascii="Times New Roman" w:hAnsi="Times New Roman" w:cs="Times New Roman"/>
        </w:rPr>
        <w:t>(Todorov, 2012)</w:t>
      </w:r>
      <w:r>
        <w:rPr>
          <w:rFonts w:ascii="Times New Roman" w:hAnsi="Times New Roman" w:cs="Times New Roman"/>
        </w:rPr>
        <w:fldChar w:fldCharType="end"/>
      </w:r>
      <w:r>
        <w:rPr>
          <w:rFonts w:ascii="Times New Roman" w:hAnsi="Times New Roman" w:cs="Times New Roman"/>
        </w:rPr>
        <w:t>), are shown in Figure. 3c, d</w:t>
      </w:r>
      <w:r>
        <w:rPr>
          <w:rFonts w:ascii="Times New Roman" w:hAnsi="Times New Roman" w:cs="Times New Roman" w:hint="eastAsia"/>
        </w:rPr>
        <w:t>.</w:t>
      </w:r>
      <w:r>
        <w:rPr>
          <w:rFonts w:ascii="Times New Roman" w:hAnsi="Times New Roman" w:cs="Times New Roman"/>
        </w:rPr>
        <w:t xml:space="preserve"> </w:t>
      </w:r>
      <w:r>
        <w:rPr>
          <w:rFonts w:ascii="Times New Roman" w:hAnsi="Times New Roman" w:cs="Times New Roman" w:hint="eastAsia"/>
        </w:rPr>
        <w:t xml:space="preserve">Detailed loadings </w:t>
      </w:r>
      <w:r>
        <w:rPr>
          <w:rFonts w:ascii="Times New Roman" w:hAnsi="Times New Roman" w:cs="Times New Roman"/>
        </w:rPr>
        <w:t xml:space="preserve">for separate face stimuli across three time points can be found in </w:t>
      </w:r>
      <w:r>
        <w:rPr>
          <w:rFonts w:ascii="Times New Roman" w:hAnsi="Times New Roman" w:cs="Times New Roman"/>
          <w:color w:val="FF0000"/>
        </w:rPr>
        <w:t>Supplementary</w:t>
      </w:r>
      <w:r>
        <w:rPr>
          <w:rFonts w:ascii="Times New Roman" w:hAnsi="Times New Roman" w:cs="Times New Roman"/>
        </w:rPr>
        <w:t xml:space="preserve"> Figure.3. The third individual component from the BOLD signal tensor decomposition closely resembles the first individual component from the condition response tensor decomposition, as shown in </w:t>
      </w:r>
      <w:r>
        <w:rPr>
          <w:rFonts w:ascii="Times New Roman" w:hAnsi="Times New Roman" w:cs="Times New Roman"/>
          <w:color w:val="FF0000"/>
        </w:rPr>
        <w:t>Supplementary</w:t>
      </w:r>
      <w:r>
        <w:rPr>
          <w:rFonts w:ascii="Times New Roman" w:hAnsi="Times New Roman" w:cs="Times New Roman"/>
        </w:rPr>
        <w:t xml:space="preserve"> Figure. 2b.</w:t>
      </w:r>
      <w:r>
        <w:rPr>
          <w:rFonts w:ascii="Times New Roman" w:hAnsi="Times New Roman" w:cs="Times New Roman" w:hint="eastAsia"/>
        </w:rPr>
        <w:t xml:space="preserve"> </w:t>
      </w:r>
      <w:r>
        <w:rPr>
          <w:rFonts w:ascii="Times New Roman" w:hAnsi="Times New Roman" w:cs="Times New Roman"/>
        </w:rPr>
        <w:t xml:space="preserve">Similarly, we performed CCA to associate the individual components extracted from this tensor with internalizing and externalizing scales and found significant correlations in all but followup3, see in Figure. 3e. This first component also showed a stable positive correlation with depression, see in Figure. 3f. The components derived from inverse-solving the tensor for the remaining individuals also correlated with depression, see in Figure. 3f. When establishing correlations, we controlled for the third </w:t>
      </w:r>
      <w:r>
        <w:rPr>
          <w:rFonts w:ascii="Times New Roman" w:hAnsi="Times New Roman" w:cs="Times New Roman"/>
        </w:rPr>
        <w:lastRenderedPageBreak/>
        <w:t xml:space="preserve">individual component derived from the BOLD signal decomposition and the first component derived from the condition response signal decomposition, and we found that the correlation with depression disappeared significantly (validated using the </w:t>
      </w:r>
      <w:proofErr w:type="spellStart"/>
      <w:r>
        <w:rPr>
          <w:rFonts w:ascii="Times New Roman" w:hAnsi="Times New Roman" w:cs="Times New Roman" w:hint="eastAsia"/>
        </w:rPr>
        <w:t>cocor</w:t>
      </w:r>
      <w:proofErr w:type="spellEnd"/>
      <w:r>
        <w:rPr>
          <w:rFonts w:ascii="Times New Roman" w:hAnsi="Times New Roman" w:cs="Times New Roman"/>
        </w:rPr>
        <w:t xml:space="preserve"> package</w:t>
      </w:r>
      <w:r>
        <w:rPr>
          <w:rFonts w:ascii="Times New Roman" w:hAnsi="Times New Roman" w:cs="Times New Roman"/>
        </w:rPr>
        <w:fldChar w:fldCharType="begin"/>
      </w:r>
      <w:r>
        <w:rPr>
          <w:rFonts w:ascii="Times New Roman" w:hAnsi="Times New Roman" w:cs="Times New Roman"/>
        </w:rPr>
        <w:instrText xml:space="preserve"> ADDIN EN.CITE &lt;EndNote&gt;&lt;Cite&gt;&lt;Author&gt;Diedenhofen&lt;/Author&gt;&lt;Year&gt;2015&lt;/Year&gt;&lt;RecNum&gt;78&lt;/RecNum&gt;&lt;DisplayText&gt;(Diedenhofen &amp;amp; Musch, 2015)&lt;/DisplayText&gt;&lt;record&gt;&lt;rec-number&gt;78&lt;/rec-number&gt;&lt;foreign-keys&gt;&lt;key app="EN" db-id="tpfrd5zae559djexsr5vtzdfpxp9evp0s5ep" timestamp="1695097706"&gt;78&lt;/key&gt;&lt;/foreign-keys&gt;&lt;ref-type name="Journal Article"&gt;17&lt;/ref-type&gt;&lt;contributors&gt;&lt;authors&gt;&lt;author&gt;Diedenhofen, Birk&lt;/author&gt;&lt;author&gt;Musch, Jochen&lt;/author&gt;&lt;/authors&gt;&lt;/contributors&gt;&lt;titles&gt;&lt;title&gt;cocor: A comprehensive solution for the statistical comparison of correlations&lt;/title&gt;&lt;secondary-title&gt;PloS one&lt;/secondary-title&gt;&lt;/titles&gt;&lt;periodical&gt;&lt;full-title&gt;PloS one&lt;/full-title&gt;&lt;/periodical&gt;&lt;pages&gt;e0121945&lt;/pages&gt;&lt;volume&gt;10&lt;/volume&gt;&lt;number&gt;4&lt;/number&gt;&lt;dates&gt;&lt;year&gt;2015&lt;/year&gt;&lt;/dates&gt;&lt;isbn&gt;1932-6203&lt;/isbn&gt;&lt;urls&gt;&lt;/urls&gt;&lt;electronic-resource-num&gt;https://doi.org/10.1371/journal.pone.0121945&lt;/electronic-resource-num&gt;&lt;/record&gt;&lt;/Cite&gt;&lt;/EndNote&gt;</w:instrText>
      </w:r>
      <w:r>
        <w:rPr>
          <w:rFonts w:ascii="Times New Roman" w:hAnsi="Times New Roman" w:cs="Times New Roman"/>
        </w:rPr>
        <w:fldChar w:fldCharType="separate"/>
      </w:r>
      <w:r>
        <w:rPr>
          <w:rFonts w:ascii="Times New Roman" w:hAnsi="Times New Roman" w:cs="Times New Roman"/>
        </w:rPr>
        <w:t>(</w:t>
      </w:r>
      <w:proofErr w:type="spellStart"/>
      <w:r>
        <w:rPr>
          <w:rFonts w:ascii="Times New Roman" w:hAnsi="Times New Roman" w:cs="Times New Roman"/>
        </w:rPr>
        <w:t>Diedenhofen</w:t>
      </w:r>
      <w:proofErr w:type="spellEnd"/>
      <w:r>
        <w:rPr>
          <w:rFonts w:ascii="Times New Roman" w:hAnsi="Times New Roman" w:cs="Times New Roman"/>
        </w:rPr>
        <w:t xml:space="preserve"> &amp; </w:t>
      </w:r>
      <w:proofErr w:type="spellStart"/>
      <w:r>
        <w:rPr>
          <w:rFonts w:ascii="Times New Roman" w:hAnsi="Times New Roman" w:cs="Times New Roman"/>
        </w:rPr>
        <w:t>Musch</w:t>
      </w:r>
      <w:proofErr w:type="spellEnd"/>
      <w:r>
        <w:rPr>
          <w:rFonts w:ascii="Times New Roman" w:hAnsi="Times New Roman" w:cs="Times New Roman"/>
        </w:rPr>
        <w:t>, 2015)</w:t>
      </w:r>
      <w:r>
        <w:rPr>
          <w:rFonts w:ascii="Times New Roman" w:hAnsi="Times New Roman" w:cs="Times New Roman"/>
        </w:rPr>
        <w:fldChar w:fldCharType="end"/>
      </w:r>
      <w:r>
        <w:rPr>
          <w:rFonts w:ascii="Times New Roman" w:hAnsi="Times New Roman" w:cs="Times New Roman"/>
        </w:rPr>
        <w:t>), see in Figure. 3f.</w:t>
      </w:r>
      <w:r>
        <w:rPr>
          <w:rFonts w:ascii="Times New Roman" w:hAnsi="Times New Roman" w:cs="Times New Roman" w:hint="eastAsia"/>
        </w:rPr>
        <w:t xml:space="preserve"> </w:t>
      </w:r>
      <w:r>
        <w:rPr>
          <w:rFonts w:ascii="Times New Roman" w:hAnsi="Times New Roman" w:cs="Times New Roman"/>
        </w:rPr>
        <w:t xml:space="preserve">The same mutual control </w:t>
      </w:r>
      <w:ins w:id="202" w:author="rongquan zhai" w:date="2024-12-27T15:00:00Z" w16du:dateUtc="2024-12-27T07:00:00Z">
        <w:r w:rsidR="00C854D4">
          <w:rPr>
            <w:rFonts w:ascii="Times New Roman" w:hAnsi="Times New Roman" w:cs="Times New Roman"/>
          </w:rPr>
          <w:t>is</w:t>
        </w:r>
      </w:ins>
      <w:del w:id="203" w:author="rongquan zhai" w:date="2024-12-27T15:00:00Z" w16du:dateUtc="2024-12-27T07:00:00Z">
        <w:r w:rsidDel="00C854D4">
          <w:rPr>
            <w:rFonts w:ascii="Times New Roman" w:hAnsi="Times New Roman" w:cs="Times New Roman"/>
          </w:rPr>
          <w:delText>are</w:delText>
        </w:r>
      </w:del>
      <w:r>
        <w:rPr>
          <w:rFonts w:ascii="Times New Roman" w:hAnsi="Times New Roman" w:cs="Times New Roman"/>
        </w:rPr>
        <w:t xml:space="preserve"> performed in BOLD signal case and the result are the same case, see in Figure. 2f.</w:t>
      </w:r>
    </w:p>
    <w:p w14:paraId="6E1B15BA" w14:textId="77777777" w:rsidR="00304219" w:rsidDel="00DC70BE" w:rsidRDefault="00304219" w:rsidP="00304219">
      <w:pPr>
        <w:spacing w:line="360" w:lineRule="auto"/>
        <w:rPr>
          <w:del w:id="204" w:author="rongquan zhai" w:date="2024-12-26T23:04:00Z" w16du:dateUtc="2024-12-26T15:04:00Z"/>
          <w:rFonts w:ascii="Times New Roman" w:hAnsi="Times New Roman" w:cs="Times New Roman"/>
          <w:b/>
          <w:bCs/>
          <w:i/>
          <w:iCs/>
          <w:color w:val="000000" w:themeColor="text1"/>
          <w:sz w:val="24"/>
        </w:rPr>
      </w:pPr>
      <w:del w:id="205" w:author="rongquan zhai" w:date="2024-12-26T23:03:00Z" w16du:dateUtc="2024-12-26T15:03:00Z">
        <w:r w:rsidDel="005B2AF9">
          <w:rPr>
            <w:rFonts w:ascii="Times New Roman" w:hAnsi="Times New Roman" w:cs="Times New Roman"/>
            <w:b/>
            <w:bCs/>
            <w:i/>
            <w:iCs/>
            <w:color w:val="000000" w:themeColor="text1"/>
            <w:sz w:val="24"/>
          </w:rPr>
          <w:delText>2</w:delText>
        </w:r>
        <w:r w:rsidDel="005B2AF9">
          <w:rPr>
            <w:rFonts w:ascii="Times New Roman" w:hAnsi="Times New Roman" w:cs="Times New Roman" w:hint="eastAsia"/>
            <w:b/>
            <w:bCs/>
            <w:i/>
            <w:iCs/>
            <w:color w:val="000000" w:themeColor="text1"/>
            <w:sz w:val="24"/>
          </w:rPr>
          <w:delText>.2 Prediction</w:delText>
        </w:r>
        <w:r w:rsidDel="005B2AF9">
          <w:rPr>
            <w:rFonts w:ascii="Times New Roman" w:hAnsi="Times New Roman" w:cs="Times New Roman"/>
            <w:b/>
            <w:bCs/>
            <w:i/>
            <w:iCs/>
            <w:color w:val="000000" w:themeColor="text1"/>
            <w:sz w:val="24"/>
          </w:rPr>
          <w:delText xml:space="preserve"> </w:delText>
        </w:r>
        <w:r w:rsidDel="005B2AF9">
          <w:rPr>
            <w:rFonts w:ascii="Times New Roman" w:hAnsi="Times New Roman" w:cs="Times New Roman" w:hint="eastAsia"/>
            <w:b/>
            <w:bCs/>
            <w:i/>
            <w:iCs/>
            <w:color w:val="000000" w:themeColor="text1"/>
            <w:sz w:val="24"/>
          </w:rPr>
          <w:delText>Part</w:delText>
        </w:r>
      </w:del>
    </w:p>
    <w:p w14:paraId="201D6307" w14:textId="77777777" w:rsidR="00304219" w:rsidRDefault="00304219" w:rsidP="00304219">
      <w:pPr>
        <w:spacing w:line="360" w:lineRule="auto"/>
        <w:ind w:firstLineChars="200" w:firstLine="420"/>
        <w:rPr>
          <w:rFonts w:ascii="Times New Roman" w:hAnsi="Times New Roman" w:cs="Times New Roman"/>
          <w:b/>
          <w:bCs/>
          <w:color w:val="000000" w:themeColor="text1"/>
        </w:rPr>
      </w:pPr>
      <w:r>
        <w:rPr>
          <w:rFonts w:ascii="Times New Roman" w:hAnsi="Times New Roman" w:cs="Times New Roman"/>
          <w:color w:val="000000" w:themeColor="text1"/>
        </w:rPr>
        <w:t>In previous analysis, we have obtained features that characterize the EFT task activities at spatial, temporal, and individual levels. These features are consistent whether derived from high-dimensional BOLD signals or lower-dimensional condition response signals</w:t>
      </w:r>
      <w:ins w:id="206" w:author="rongquan zhai" w:date="2024-12-27T15:02:00Z" w16du:dateUtc="2024-12-27T07:02:00Z">
        <w:r w:rsidR="0046511C">
          <w:rPr>
            <w:rFonts w:ascii="Times New Roman" w:hAnsi="Times New Roman" w:cs="Times New Roman"/>
            <w:color w:val="000000" w:themeColor="text1"/>
          </w:rPr>
          <w:t xml:space="preserve"> </w:t>
        </w:r>
      </w:ins>
      <w:ins w:id="207" w:author="rongquan zhai" w:date="2024-12-27T15:01:00Z" w16du:dateUtc="2024-12-27T07:01:00Z">
        <w:r w:rsidR="0046511C">
          <w:rPr>
            <w:rFonts w:ascii="Times New Roman" w:hAnsi="Times New Roman" w:cs="Times New Roman"/>
            <w:color w:val="000000" w:themeColor="text1"/>
          </w:rPr>
          <w:t>(see in Figure. 3b and Supplem</w:t>
        </w:r>
      </w:ins>
      <w:ins w:id="208" w:author="rongquan zhai" w:date="2024-12-27T15:02:00Z" w16du:dateUtc="2024-12-27T07:02:00Z">
        <w:r w:rsidR="0046511C">
          <w:rPr>
            <w:rFonts w:ascii="Times New Roman" w:hAnsi="Times New Roman" w:cs="Times New Roman"/>
            <w:color w:val="000000" w:themeColor="text1"/>
          </w:rPr>
          <w:t>entary Figure. 2)</w:t>
        </w:r>
      </w:ins>
      <w:r>
        <w:rPr>
          <w:rFonts w:ascii="Times New Roman" w:hAnsi="Times New Roman" w:cs="Times New Roman"/>
          <w:color w:val="000000" w:themeColor="text1"/>
        </w:rPr>
        <w:t xml:space="preserve">. In the same EFT experiment, due to the differences in experimental paradigms, it is challenging to align the duration and location information of BOLD signals between different individuals. However, the condition responses after the first-level analysis are relatively easier to unify. Utilizing the features extracted earlier, we propose a method for predicting and completing </w:t>
      </w:r>
      <w:ins w:id="209" w:author="rongquan zhai" w:date="2024-12-27T15:00:00Z" w16du:dateUtc="2024-12-27T07:00:00Z">
        <w:r w:rsidR="00BD16AF">
          <w:rPr>
            <w:rFonts w:ascii="Times New Roman" w:hAnsi="Times New Roman" w:cs="Times New Roman"/>
            <w:color w:val="000000" w:themeColor="text1"/>
          </w:rPr>
          <w:t xml:space="preserve">missing </w:t>
        </w:r>
      </w:ins>
      <w:r>
        <w:rPr>
          <w:rFonts w:ascii="Times New Roman" w:hAnsi="Times New Roman" w:cs="Times New Roman" w:hint="eastAsia"/>
          <w:color w:val="000000" w:themeColor="text1"/>
        </w:rPr>
        <w:t>conditions</w:t>
      </w:r>
      <w:r>
        <w:rPr>
          <w:rFonts w:ascii="Times New Roman" w:hAnsi="Times New Roman" w:cs="Times New Roman"/>
          <w:color w:val="000000" w:themeColor="text1"/>
        </w:rPr>
        <w:t>’ responses.</w:t>
      </w:r>
    </w:p>
    <w:p w14:paraId="226CD0F2" w14:textId="77777777" w:rsidR="00DC70BE" w:rsidRDefault="00DC70BE" w:rsidP="00DC70BE">
      <w:pPr>
        <w:spacing w:line="360" w:lineRule="auto"/>
        <w:rPr>
          <w:ins w:id="210" w:author="rongquan zhai" w:date="2024-12-26T23:04:00Z" w16du:dateUtc="2024-12-26T15:04:00Z"/>
          <w:rFonts w:ascii="Times New Roman" w:hAnsi="Times New Roman" w:cs="Times New Roman"/>
          <w:b/>
          <w:bCs/>
          <w:i/>
          <w:iCs/>
          <w:color w:val="000000" w:themeColor="text1"/>
          <w:sz w:val="24"/>
        </w:rPr>
      </w:pPr>
      <w:ins w:id="211" w:author="rongquan zhai" w:date="2024-12-26T23:04:00Z" w16du:dateUtc="2024-12-26T15:04:00Z">
        <w:r>
          <w:rPr>
            <w:rFonts w:ascii="Times New Roman" w:hAnsi="Times New Roman" w:cs="Times New Roman" w:hint="eastAsia"/>
            <w:b/>
            <w:bCs/>
            <w:i/>
            <w:iCs/>
            <w:color w:val="000000" w:themeColor="text1"/>
            <w:sz w:val="24"/>
          </w:rPr>
          <w:t>2.4 Prediction</w:t>
        </w:r>
        <w:r w:rsidR="0020706E">
          <w:rPr>
            <w:rFonts w:ascii="Times New Roman" w:hAnsi="Times New Roman" w:cs="Times New Roman" w:hint="eastAsia"/>
            <w:b/>
            <w:bCs/>
            <w:i/>
            <w:iCs/>
            <w:color w:val="000000" w:themeColor="text1"/>
            <w:sz w:val="24"/>
          </w:rPr>
          <w:t xml:space="preserve"> method</w:t>
        </w:r>
      </w:ins>
    </w:p>
    <w:p w14:paraId="43989FBE" w14:textId="77777777" w:rsidR="00304219" w:rsidDel="00DC70BE" w:rsidRDefault="00304219" w:rsidP="00304219">
      <w:pPr>
        <w:spacing w:line="360" w:lineRule="auto"/>
        <w:rPr>
          <w:del w:id="212" w:author="rongquan zhai" w:date="2024-12-26T23:04:00Z" w16du:dateUtc="2024-12-26T15:04:00Z"/>
          <w:rFonts w:ascii="Times New Roman" w:hAnsi="Times New Roman" w:cs="Times New Roman"/>
          <w:b/>
          <w:bCs/>
          <w:i/>
          <w:iCs/>
          <w:color w:val="000000" w:themeColor="text1"/>
          <w:szCs w:val="21"/>
        </w:rPr>
      </w:pPr>
      <w:del w:id="213" w:author="rongquan zhai" w:date="2024-12-26T23:04:00Z" w16du:dateUtc="2024-12-26T15:04:00Z">
        <w:r w:rsidDel="00DC70BE">
          <w:rPr>
            <w:rFonts w:ascii="Times New Roman" w:hAnsi="Times New Roman" w:cs="Times New Roman"/>
            <w:b/>
            <w:bCs/>
            <w:i/>
            <w:iCs/>
            <w:color w:val="000000" w:themeColor="text1"/>
            <w:szCs w:val="21"/>
          </w:rPr>
          <w:delText xml:space="preserve">2.2.1 </w:delText>
        </w:r>
        <w:r w:rsidDel="00DC70BE">
          <w:rPr>
            <w:rFonts w:ascii="Times New Roman" w:hAnsi="Times New Roman" w:cs="Times New Roman" w:hint="eastAsia"/>
            <w:b/>
            <w:bCs/>
            <w:i/>
            <w:iCs/>
            <w:color w:val="000000" w:themeColor="text1"/>
            <w:szCs w:val="21"/>
          </w:rPr>
          <w:delText>Prediction</w:delText>
        </w:r>
        <w:r w:rsidDel="00DC70BE">
          <w:rPr>
            <w:rFonts w:ascii="Times New Roman" w:hAnsi="Times New Roman" w:cs="Times New Roman"/>
            <w:b/>
            <w:bCs/>
            <w:i/>
            <w:iCs/>
            <w:color w:val="000000" w:themeColor="text1"/>
            <w:szCs w:val="21"/>
          </w:rPr>
          <w:delText xml:space="preserve"> method</w:delText>
        </w:r>
      </w:del>
    </w:p>
    <w:p w14:paraId="51350EF8" w14:textId="77777777" w:rsidR="00304219" w:rsidRDefault="00304219" w:rsidP="00304219">
      <w:pPr>
        <w:spacing w:line="360" w:lineRule="auto"/>
        <w:ind w:firstLineChars="200" w:firstLine="420"/>
        <w:rPr>
          <w:rFonts w:ascii="Times New Roman" w:hAnsi="Times New Roman" w:cs="Times New Roman"/>
          <w:color w:val="000000" w:themeColor="text1"/>
        </w:rPr>
      </w:pPr>
      <w:r>
        <w:rPr>
          <w:rFonts w:ascii="Times New Roman" w:hAnsi="Times New Roman" w:cs="Times New Roman"/>
          <w:color w:val="000000" w:themeColor="text1"/>
        </w:rPr>
        <w:t xml:space="preserve">Our prediction method first involves concatenating the common part of the </w:t>
      </w:r>
      <w:r>
        <w:rPr>
          <w:rFonts w:ascii="Times New Roman" w:hAnsi="Times New Roman" w:cs="Times New Roman" w:hint="eastAsia"/>
          <w:color w:val="000000" w:themeColor="text1"/>
        </w:rPr>
        <w:t xml:space="preserve">target </w:t>
      </w:r>
      <w:r>
        <w:rPr>
          <w:rFonts w:ascii="Times New Roman" w:hAnsi="Times New Roman" w:cs="Times New Roman"/>
          <w:color w:val="000000" w:themeColor="text1"/>
        </w:rPr>
        <w:t xml:space="preserve">tensor to be imputed and the tensor with observed complete data </w:t>
      </w:r>
      <w:r>
        <w:rPr>
          <w:rFonts w:ascii="Times New Roman" w:hAnsi="Times New Roman" w:cs="Times New Roman" w:hint="eastAsia"/>
          <w:color w:val="000000" w:themeColor="text1"/>
        </w:rPr>
        <w:t>at</w:t>
      </w:r>
      <w:r>
        <w:rPr>
          <w:rFonts w:ascii="Times New Roman" w:hAnsi="Times New Roman" w:cs="Times New Roman"/>
          <w:color w:val="000000" w:themeColor="text1"/>
        </w:rPr>
        <w:t xml:space="preserve"> a larger </w:t>
      </w:r>
      <w:r>
        <w:rPr>
          <w:rFonts w:ascii="Times New Roman" w:hAnsi="Times New Roman" w:cs="Times New Roman" w:hint="eastAsia"/>
          <w:color w:val="000000" w:themeColor="text1"/>
        </w:rPr>
        <w:t xml:space="preserve">site </w:t>
      </w:r>
      <w:r>
        <w:rPr>
          <w:rFonts w:ascii="Times New Roman" w:hAnsi="Times New Roman" w:cs="Times New Roman"/>
          <w:color w:val="000000" w:themeColor="text1"/>
        </w:rPr>
        <w:t>time dimension (the fourth dimension). Subsequently, relying on the assumption that the same task has common underlying components across different time points (supported by the consistent features among different time site), we perform CP decomposition on the combined tensor</w:t>
      </w:r>
      <w:r>
        <w:rPr>
          <w:rFonts w:ascii="Times New Roman" w:hAnsi="Times New Roman" w:cs="Times New Roman" w:hint="eastAsia"/>
          <w:color w:val="000000" w:themeColor="text1"/>
        </w:rPr>
        <w:t xml:space="preserve"> which </w:t>
      </w:r>
      <w:r>
        <w:rPr>
          <w:rFonts w:ascii="Times New Roman" w:hAnsi="Times New Roman" w:cs="Times New Roman"/>
          <w:color w:val="000000" w:themeColor="text1"/>
        </w:rPr>
        <w:t>yields shared spatial, part of temporal, individual components and time onset loading across different time points</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 xml:space="preserve">(see in Figure. 4 decoding part). </w:t>
      </w:r>
    </w:p>
    <w:p w14:paraId="7B8C1CDA" w14:textId="77777777" w:rsidR="00304219" w:rsidRDefault="00304219" w:rsidP="00304219">
      <w:pPr>
        <w:spacing w:line="360" w:lineRule="auto"/>
        <w:ind w:firstLineChars="200" w:firstLine="420"/>
        <w:rPr>
          <w:rFonts w:ascii="Times New Roman" w:hAnsi="Times New Roman" w:cs="Times New Roman"/>
          <w:color w:val="000000" w:themeColor="text1"/>
        </w:rPr>
      </w:pPr>
      <w:r>
        <w:rPr>
          <w:rFonts w:ascii="Times New Roman" w:hAnsi="Times New Roman" w:cs="Times New Roman"/>
          <w:color w:val="000000" w:themeColor="text1"/>
        </w:rPr>
        <w:t xml:space="preserve">The missing part in the </w:t>
      </w:r>
      <w:r>
        <w:rPr>
          <w:rFonts w:ascii="Times New Roman" w:hAnsi="Times New Roman" w:cs="Times New Roman" w:hint="eastAsia"/>
          <w:color w:val="000000" w:themeColor="text1"/>
        </w:rPr>
        <w:t xml:space="preserve">target </w:t>
      </w:r>
      <w:r>
        <w:rPr>
          <w:rFonts w:ascii="Times New Roman" w:hAnsi="Times New Roman" w:cs="Times New Roman"/>
          <w:color w:val="000000" w:themeColor="text1"/>
        </w:rPr>
        <w:t xml:space="preserve">data to be filled are present in the observed data; in other words, stimuli not observed at the missing time points are seen at other time points with observed data. Then, leveraging information from the observed data, we regress against these shared components to obtain the </w:t>
      </w:r>
      <w:r>
        <w:rPr>
          <w:rFonts w:ascii="Times New Roman" w:hAnsi="Times New Roman" w:cs="Times New Roman" w:hint="eastAsia"/>
          <w:color w:val="000000" w:themeColor="text1"/>
        </w:rPr>
        <w:t xml:space="preserve">short </w:t>
      </w:r>
      <w:r>
        <w:rPr>
          <w:rFonts w:ascii="Times New Roman" w:hAnsi="Times New Roman" w:cs="Times New Roman"/>
          <w:color w:val="000000" w:themeColor="text1"/>
        </w:rPr>
        <w:t xml:space="preserve">temporal loading of the </w:t>
      </w:r>
      <w:r>
        <w:rPr>
          <w:rFonts w:ascii="Times New Roman" w:hAnsi="Times New Roman" w:cs="Times New Roman" w:hint="eastAsia"/>
          <w:color w:val="000000" w:themeColor="text1"/>
        </w:rPr>
        <w:t xml:space="preserve">target </w:t>
      </w:r>
      <w:r>
        <w:rPr>
          <w:rFonts w:ascii="Times New Roman" w:hAnsi="Times New Roman" w:cs="Times New Roman"/>
          <w:color w:val="000000" w:themeColor="text1"/>
        </w:rPr>
        <w:t xml:space="preserve">data block to be filled (see in Figure. 4 regression part). </w:t>
      </w:r>
    </w:p>
    <w:p w14:paraId="493BD274" w14:textId="77777777" w:rsidR="00304219" w:rsidRDefault="00304219" w:rsidP="00304219">
      <w:pPr>
        <w:spacing w:line="360" w:lineRule="auto"/>
        <w:ind w:firstLineChars="200" w:firstLine="420"/>
        <w:rPr>
          <w:rFonts w:ascii="Times New Roman" w:hAnsi="Times New Roman" w:cs="Times New Roman"/>
          <w:color w:val="000000" w:themeColor="text1"/>
        </w:rPr>
      </w:pPr>
      <w:r>
        <w:rPr>
          <w:rFonts w:ascii="Times New Roman" w:hAnsi="Times New Roman" w:cs="Times New Roman"/>
          <w:color w:val="000000" w:themeColor="text1"/>
        </w:rPr>
        <w:t xml:space="preserve">Finally, using the cross product of the decomposed shared spatial, individual components, target time onset loading and regressed </w:t>
      </w:r>
      <w:r>
        <w:rPr>
          <w:rFonts w:ascii="Times New Roman" w:hAnsi="Times New Roman" w:cs="Times New Roman" w:hint="eastAsia"/>
          <w:color w:val="000000" w:themeColor="text1"/>
        </w:rPr>
        <w:t>short t</w:t>
      </w:r>
      <w:r>
        <w:rPr>
          <w:rFonts w:ascii="Times New Roman" w:hAnsi="Times New Roman" w:cs="Times New Roman"/>
          <w:color w:val="000000" w:themeColor="text1"/>
        </w:rPr>
        <w:t xml:space="preserve">emporal loading, we obtain the </w:t>
      </w:r>
      <w:r>
        <w:rPr>
          <w:rFonts w:ascii="Times New Roman" w:hAnsi="Times New Roman" w:cs="Times New Roman" w:hint="eastAsia"/>
          <w:color w:val="000000" w:themeColor="text1"/>
        </w:rPr>
        <w:t xml:space="preserve">estimated target </w:t>
      </w:r>
      <w:r>
        <w:rPr>
          <w:rFonts w:ascii="Times New Roman" w:hAnsi="Times New Roman" w:cs="Times New Roman"/>
          <w:color w:val="000000" w:themeColor="text1"/>
        </w:rPr>
        <w:t>tensor block for the missing part of the</w:t>
      </w:r>
      <w:r>
        <w:rPr>
          <w:rFonts w:ascii="Times New Roman" w:hAnsi="Times New Roman" w:cs="Times New Roman" w:hint="eastAsia"/>
          <w:color w:val="000000" w:themeColor="text1"/>
        </w:rPr>
        <w:t xml:space="preserve"> target</w:t>
      </w:r>
      <w:r>
        <w:rPr>
          <w:rFonts w:ascii="Times New Roman" w:hAnsi="Times New Roman" w:cs="Times New Roman"/>
          <w:color w:val="000000" w:themeColor="text1"/>
        </w:rPr>
        <w:t xml:space="preserve"> data, thereby completing the imputation of missing stimulus response signals (see in Figure. 4 generation part). </w:t>
      </w:r>
    </w:p>
    <w:p w14:paraId="17057E57" w14:textId="77777777" w:rsidR="00304219" w:rsidRPr="00F5336B" w:rsidRDefault="00304219" w:rsidP="00304219">
      <w:pPr>
        <w:spacing w:line="360" w:lineRule="auto"/>
        <w:rPr>
          <w:rFonts w:ascii="Times New Roman" w:hAnsi="Times New Roman" w:cs="Times New Roman"/>
          <w:b/>
          <w:bCs/>
          <w:i/>
          <w:iCs/>
          <w:color w:val="000000" w:themeColor="text1"/>
          <w:sz w:val="24"/>
          <w:rPrChange w:id="214" w:author="rongquan zhai" w:date="2024-12-26T23:05:00Z" w16du:dateUtc="2024-12-26T15:05:00Z">
            <w:rPr>
              <w:rFonts w:ascii="Times New Roman" w:hAnsi="Times New Roman" w:cs="Times New Roman"/>
              <w:b/>
              <w:bCs/>
              <w:i/>
              <w:iCs/>
              <w:color w:val="000000" w:themeColor="text1"/>
              <w:szCs w:val="21"/>
            </w:rPr>
          </w:rPrChange>
        </w:rPr>
      </w:pPr>
      <w:del w:id="215" w:author="rongquan zhai" w:date="2024-12-26T23:04:00Z" w16du:dateUtc="2024-12-26T15:04:00Z">
        <w:r w:rsidRPr="00F5336B" w:rsidDel="00F5336B">
          <w:rPr>
            <w:rFonts w:ascii="Times New Roman" w:hAnsi="Times New Roman" w:cs="Times New Roman"/>
            <w:b/>
            <w:bCs/>
            <w:i/>
            <w:iCs/>
            <w:color w:val="000000" w:themeColor="text1"/>
            <w:sz w:val="24"/>
            <w:rPrChange w:id="216" w:author="rongquan zhai" w:date="2024-12-26T23:05:00Z" w16du:dateUtc="2024-12-26T15:05:00Z">
              <w:rPr>
                <w:rFonts w:ascii="Times New Roman" w:hAnsi="Times New Roman" w:cs="Times New Roman"/>
                <w:b/>
                <w:bCs/>
                <w:i/>
                <w:iCs/>
                <w:color w:val="000000" w:themeColor="text1"/>
                <w:szCs w:val="21"/>
              </w:rPr>
            </w:rPrChange>
          </w:rPr>
          <w:lastRenderedPageBreak/>
          <w:delText>2.2.2</w:delText>
        </w:r>
      </w:del>
      <w:ins w:id="217" w:author="rongquan zhai" w:date="2024-12-26T23:04:00Z" w16du:dateUtc="2024-12-26T15:04:00Z">
        <w:r w:rsidR="00F5336B" w:rsidRPr="00F5336B">
          <w:rPr>
            <w:rFonts w:ascii="Times New Roman" w:hAnsi="Times New Roman" w:cs="Times New Roman"/>
            <w:b/>
            <w:bCs/>
            <w:i/>
            <w:iCs/>
            <w:color w:val="000000" w:themeColor="text1"/>
            <w:sz w:val="24"/>
            <w:rPrChange w:id="218" w:author="rongquan zhai" w:date="2024-12-26T23:05:00Z" w16du:dateUtc="2024-12-26T15:05:00Z">
              <w:rPr>
                <w:rFonts w:ascii="Times New Roman" w:hAnsi="Times New Roman" w:cs="Times New Roman"/>
                <w:b/>
                <w:bCs/>
                <w:i/>
                <w:iCs/>
                <w:color w:val="000000" w:themeColor="text1"/>
                <w:szCs w:val="21"/>
              </w:rPr>
            </w:rPrChange>
          </w:rPr>
          <w:t>2.5</w:t>
        </w:r>
      </w:ins>
      <w:r w:rsidRPr="00F5336B">
        <w:rPr>
          <w:rFonts w:ascii="Times New Roman" w:hAnsi="Times New Roman" w:cs="Times New Roman"/>
          <w:b/>
          <w:bCs/>
          <w:i/>
          <w:iCs/>
          <w:color w:val="000000" w:themeColor="text1"/>
          <w:sz w:val="24"/>
          <w:rPrChange w:id="219" w:author="rongquan zhai" w:date="2024-12-26T23:05:00Z" w16du:dateUtc="2024-12-26T15:05:00Z">
            <w:rPr>
              <w:rFonts w:ascii="Times New Roman" w:hAnsi="Times New Roman" w:cs="Times New Roman"/>
              <w:b/>
              <w:bCs/>
              <w:i/>
              <w:iCs/>
              <w:color w:val="000000" w:themeColor="text1"/>
              <w:szCs w:val="21"/>
            </w:rPr>
          </w:rPrChange>
        </w:rPr>
        <w:t xml:space="preserve"> Prediction validation and generalization</w:t>
      </w:r>
    </w:p>
    <w:p w14:paraId="48CC8D0C" w14:textId="77777777" w:rsidR="00304219" w:rsidRDefault="00304219" w:rsidP="00304219">
      <w:pPr>
        <w:spacing w:line="360" w:lineRule="auto"/>
        <w:ind w:firstLineChars="200" w:firstLine="420"/>
        <w:rPr>
          <w:rFonts w:ascii="Times New Roman" w:hAnsi="Times New Roman" w:cs="Times New Roman"/>
          <w:color w:val="0D0D0D"/>
          <w:shd w:val="clear" w:color="auto" w:fill="FFFFFF"/>
        </w:rPr>
      </w:pPr>
      <w:r>
        <w:rPr>
          <w:rFonts w:ascii="Times New Roman" w:hAnsi="Times New Roman" w:cs="Times New Roman"/>
          <w:color w:val="0D0D0D"/>
          <w:shd w:val="clear" w:color="auto" w:fill="FFFFFF"/>
        </w:rPr>
        <w:t xml:space="preserve">Due to differences in experimental design, follow-up 2 and follow-up 3 only included four images for each of angry1-4, neutral1-4, and happy1-3,5 facial expressions. However, at baseline, all five images of both angry1-5 and neutral1-5 expressions were presented. Therefore, in subsequent predictions, we only predict the responses to angry1-4, neutral1-4, and happy1-3,5 at the baseline stage. </w:t>
      </w:r>
    </w:p>
    <w:p w14:paraId="6A4BDD19" w14:textId="77777777" w:rsidR="00304219" w:rsidRDefault="00304219" w:rsidP="00304219">
      <w:pPr>
        <w:spacing w:line="360" w:lineRule="auto"/>
        <w:ind w:firstLineChars="200" w:firstLine="420"/>
        <w:rPr>
          <w:rFonts w:ascii="Times New Roman" w:hAnsi="Times New Roman" w:cs="Times New Roman"/>
          <w:color w:val="000000" w:themeColor="text1"/>
        </w:rPr>
      </w:pPr>
      <w:r>
        <w:rPr>
          <w:rFonts w:ascii="Times New Roman" w:hAnsi="Times New Roman" w:cs="Times New Roman"/>
          <w:color w:val="000000" w:themeColor="text1"/>
        </w:rPr>
        <w:t xml:space="preserve">We illustrate our prediction process with three examples: </w:t>
      </w:r>
      <w:r>
        <w:rPr>
          <w:rFonts w:ascii="Times New Roman" w:hAnsi="Times New Roman" w:cs="Times New Roman" w:hint="eastAsia"/>
          <w:color w:val="FF0000"/>
        </w:rPr>
        <w:t>Supplementary Figure</w:t>
      </w:r>
      <w:r>
        <w:rPr>
          <w:rFonts w:ascii="Times New Roman" w:hAnsi="Times New Roman" w:cs="Times New Roman"/>
          <w:color w:val="FF0000"/>
        </w:rPr>
        <w:t>.</w:t>
      </w:r>
      <w:r>
        <w:rPr>
          <w:rFonts w:ascii="Times New Roman" w:hAnsi="Times New Roman" w:cs="Times New Roman" w:hint="eastAsia"/>
          <w:color w:val="FF0000"/>
        </w:rPr>
        <w:t xml:space="preserve"> </w:t>
      </w:r>
      <w:ins w:id="220" w:author="rongquan zhai" w:date="2024-12-26T23:29:00Z" w16du:dateUtc="2024-12-26T15:29:00Z">
        <w:r w:rsidR="002B7008">
          <w:rPr>
            <w:rFonts w:ascii="Times New Roman" w:hAnsi="Times New Roman" w:cs="Times New Roman"/>
            <w:color w:val="FF0000"/>
          </w:rPr>
          <w:t>4</w:t>
        </w:r>
      </w:ins>
      <w:del w:id="221" w:author="rongquan zhai" w:date="2024-12-26T23:29:00Z" w16du:dateUtc="2024-12-26T15:29:00Z">
        <w:r w:rsidDel="002B7008">
          <w:rPr>
            <w:rFonts w:ascii="Times New Roman" w:hAnsi="Times New Roman" w:cs="Times New Roman"/>
            <w:color w:val="FF0000"/>
          </w:rPr>
          <w:delText>10</w:delText>
        </w:r>
      </w:del>
      <w:r>
        <w:rPr>
          <w:rFonts w:ascii="Times New Roman" w:hAnsi="Times New Roman" w:cs="Times New Roman"/>
          <w:color w:val="FF0000"/>
        </w:rPr>
        <w:t>a</w:t>
      </w:r>
      <w:r>
        <w:rPr>
          <w:rFonts w:ascii="Times New Roman" w:hAnsi="Times New Roman" w:cs="Times New Roman"/>
          <w:color w:val="000000" w:themeColor="text1"/>
        </w:rPr>
        <w:t xml:space="preserve"> illustrates the process of reciprocally predicting the missing angry, neutral, and happy condition responses using the available information from followup2 and followup3, with the imputation of the missing happy condition response in followup3 serving as an exemplar. </w:t>
      </w:r>
      <w:r>
        <w:rPr>
          <w:rFonts w:ascii="Times New Roman" w:hAnsi="Times New Roman" w:cs="Times New Roman" w:hint="eastAsia"/>
          <w:color w:val="FF0000"/>
        </w:rPr>
        <w:t>Supplementary Figure</w:t>
      </w:r>
      <w:r>
        <w:rPr>
          <w:rFonts w:ascii="Times New Roman" w:hAnsi="Times New Roman" w:cs="Times New Roman"/>
          <w:color w:val="FF0000"/>
        </w:rPr>
        <w:t>.</w:t>
      </w:r>
      <w:ins w:id="222" w:author="rongquan zhai" w:date="2024-12-26T23:29:00Z" w16du:dateUtc="2024-12-26T15:29:00Z">
        <w:r w:rsidR="002B7008">
          <w:rPr>
            <w:rFonts w:ascii="Times New Roman" w:hAnsi="Times New Roman" w:cs="Times New Roman"/>
            <w:color w:val="FF0000"/>
          </w:rPr>
          <w:t xml:space="preserve"> 4</w:t>
        </w:r>
      </w:ins>
      <w:del w:id="223" w:author="rongquan zhai" w:date="2024-12-26T23:29:00Z" w16du:dateUtc="2024-12-26T15:29:00Z">
        <w:r w:rsidDel="002B7008">
          <w:rPr>
            <w:rFonts w:ascii="Times New Roman" w:hAnsi="Times New Roman" w:cs="Times New Roman"/>
            <w:color w:val="FF0000"/>
          </w:rPr>
          <w:delText>10</w:delText>
        </w:r>
      </w:del>
      <w:r>
        <w:rPr>
          <w:rFonts w:ascii="Times New Roman" w:hAnsi="Times New Roman" w:cs="Times New Roman"/>
          <w:color w:val="FF0000"/>
        </w:rPr>
        <w:t>b</w:t>
      </w:r>
      <w:r>
        <w:rPr>
          <w:rFonts w:ascii="Times New Roman" w:hAnsi="Times New Roman" w:cs="Times New Roman"/>
          <w:color w:val="000000" w:themeColor="text1"/>
        </w:rPr>
        <w:t xml:space="preserve"> outlines the prediction of the missing angry and neutral condition responses in baseline, leveraging the complete information from followup2 and followup3 alongside the partial information from baseline, specifically exemplifying the prediction of the angry condition response in baseline. Furthermore, </w:t>
      </w:r>
      <w:r>
        <w:rPr>
          <w:rFonts w:ascii="Times New Roman" w:hAnsi="Times New Roman" w:cs="Times New Roman" w:hint="eastAsia"/>
          <w:color w:val="FF0000"/>
        </w:rPr>
        <w:t>Supplementary Figure</w:t>
      </w:r>
      <w:r>
        <w:rPr>
          <w:rFonts w:ascii="Times New Roman" w:hAnsi="Times New Roman" w:cs="Times New Roman"/>
          <w:color w:val="FF0000"/>
        </w:rPr>
        <w:t xml:space="preserve">. </w:t>
      </w:r>
      <w:ins w:id="224" w:author="rongquan zhai" w:date="2024-12-26T23:29:00Z" w16du:dateUtc="2024-12-26T15:29:00Z">
        <w:r w:rsidR="002B7008">
          <w:rPr>
            <w:rFonts w:ascii="Times New Roman" w:hAnsi="Times New Roman" w:cs="Times New Roman"/>
            <w:color w:val="FF0000"/>
          </w:rPr>
          <w:t>4</w:t>
        </w:r>
      </w:ins>
      <w:del w:id="225" w:author="rongquan zhai" w:date="2024-12-26T23:29:00Z" w16du:dateUtc="2024-12-26T15:29:00Z">
        <w:r w:rsidDel="002B7008">
          <w:rPr>
            <w:rFonts w:ascii="Times New Roman" w:hAnsi="Times New Roman" w:cs="Times New Roman"/>
            <w:color w:val="FF0000"/>
          </w:rPr>
          <w:delText>10</w:delText>
        </w:r>
      </w:del>
      <w:r>
        <w:rPr>
          <w:rFonts w:ascii="Times New Roman" w:hAnsi="Times New Roman" w:cs="Times New Roman"/>
          <w:color w:val="FF0000"/>
        </w:rPr>
        <w:t>c</w:t>
      </w:r>
      <w:r>
        <w:rPr>
          <w:rFonts w:ascii="Times New Roman" w:hAnsi="Times New Roman" w:cs="Times New Roman"/>
          <w:color w:val="000000" w:themeColor="text1"/>
        </w:rPr>
        <w:t xml:space="preserve"> elucidates the prediction of the missing happy condition response in baseline, utilizing the collective information from followup2, followup3, and the available data in baseline. It is noteworthy that while the predictions in the first two workflows can be validated against ground truth labels, the third workflow lacks such a ground truth for direct evaluation. The mathematical details can be seen in </w:t>
      </w:r>
      <w:r>
        <w:rPr>
          <w:rFonts w:ascii="Times New Roman" w:hAnsi="Times New Roman" w:cs="Times New Roman"/>
          <w:color w:val="FF0000"/>
        </w:rPr>
        <w:t xml:space="preserve">Supplementary </w:t>
      </w:r>
      <w:r>
        <w:rPr>
          <w:rFonts w:ascii="Times New Roman" w:hAnsi="Times New Roman" w:cs="Times New Roman" w:hint="eastAsia"/>
          <w:color w:val="FF0000"/>
        </w:rPr>
        <w:t>Figure</w:t>
      </w:r>
      <w:r>
        <w:rPr>
          <w:rFonts w:ascii="Times New Roman" w:hAnsi="Times New Roman" w:cs="Times New Roman"/>
          <w:color w:val="FF0000"/>
        </w:rPr>
        <w:t xml:space="preserve">. </w:t>
      </w:r>
      <w:ins w:id="226" w:author="rongquan zhai" w:date="2024-12-26T23:29:00Z" w16du:dateUtc="2024-12-26T15:29:00Z">
        <w:r w:rsidR="002B7008">
          <w:rPr>
            <w:rFonts w:ascii="Times New Roman" w:hAnsi="Times New Roman" w:cs="Times New Roman"/>
            <w:color w:val="FF0000"/>
          </w:rPr>
          <w:t>5</w:t>
        </w:r>
      </w:ins>
      <w:del w:id="227" w:author="rongquan zhai" w:date="2024-12-26T23:29:00Z" w16du:dateUtc="2024-12-26T15:29:00Z">
        <w:r w:rsidDel="002B7008">
          <w:rPr>
            <w:rFonts w:ascii="Times New Roman" w:hAnsi="Times New Roman" w:cs="Times New Roman"/>
            <w:color w:val="FF0000"/>
          </w:rPr>
          <w:delText>11</w:delText>
        </w:r>
      </w:del>
      <w:r>
        <w:rPr>
          <w:rFonts w:ascii="Times New Roman" w:hAnsi="Times New Roman" w:cs="Times New Roman"/>
          <w:color w:val="000000" w:themeColor="text1"/>
        </w:rPr>
        <w:t>.</w:t>
      </w:r>
      <w:r>
        <w:rPr>
          <w:rFonts w:ascii="Times New Roman" w:hAnsi="Times New Roman" w:cs="Times New Roman" w:hint="eastAsia"/>
          <w:b/>
          <w:bCs/>
          <w:color w:val="FF0000"/>
        </w:rPr>
        <w:t xml:space="preserve"> </w:t>
      </w:r>
    </w:p>
    <w:p w14:paraId="7B6DFCD1" w14:textId="77777777" w:rsidR="00304219" w:rsidRDefault="00304219" w:rsidP="00304219">
      <w:pPr>
        <w:spacing w:line="360" w:lineRule="auto"/>
        <w:ind w:firstLineChars="200" w:firstLine="420"/>
        <w:rPr>
          <w:rFonts w:ascii="Times New Roman" w:hAnsi="Times New Roman" w:cs="Times New Roman"/>
          <w:color w:val="000000" w:themeColor="text1"/>
        </w:rPr>
      </w:pPr>
      <w:r>
        <w:rPr>
          <w:rFonts w:ascii="Times New Roman" w:hAnsi="Times New Roman" w:cs="Times New Roman"/>
          <w:color w:val="000000" w:themeColor="text1"/>
        </w:rPr>
        <w:t xml:space="preserve">Our approach can be further enriched by incorporating prior </w:t>
      </w:r>
      <w:r>
        <w:rPr>
          <w:rFonts w:ascii="Times New Roman" w:hAnsi="Times New Roman" w:cs="Times New Roman" w:hint="eastAsia"/>
          <w:color w:val="000000" w:themeColor="text1"/>
        </w:rPr>
        <w:t xml:space="preserve">emotional knowledge </w:t>
      </w:r>
      <w:r>
        <w:rPr>
          <w:rFonts w:ascii="Times New Roman" w:hAnsi="Times New Roman" w:cs="Times New Roman"/>
          <w:color w:val="000000" w:themeColor="text1"/>
        </w:rPr>
        <w:t xml:space="preserve">(see in Figure. 4 </w:t>
      </w:r>
      <w:r>
        <w:rPr>
          <w:rFonts w:ascii="Times New Roman" w:hAnsi="Times New Roman" w:cs="Times New Roman" w:hint="eastAsia"/>
          <w:color w:val="000000" w:themeColor="text1"/>
        </w:rPr>
        <w:t xml:space="preserve">scalable </w:t>
      </w:r>
      <w:r>
        <w:rPr>
          <w:rFonts w:ascii="Times New Roman" w:hAnsi="Times New Roman" w:cs="Times New Roman"/>
          <w:color w:val="000000" w:themeColor="text1"/>
        </w:rPr>
        <w:t xml:space="preserve">prior </w:t>
      </w:r>
      <w:r>
        <w:rPr>
          <w:rFonts w:ascii="Times New Roman" w:hAnsi="Times New Roman" w:cs="Times New Roman" w:hint="eastAsia"/>
          <w:color w:val="000000" w:themeColor="text1"/>
        </w:rPr>
        <w:t>knowledge block</w:t>
      </w:r>
      <w:r>
        <w:rPr>
          <w:rFonts w:ascii="Times New Roman" w:hAnsi="Times New Roman" w:cs="Times New Roman"/>
          <w:color w:val="000000" w:themeColor="text1"/>
        </w:rPr>
        <w:t>). During regression</w:t>
      </w:r>
      <w:r>
        <w:rPr>
          <w:rFonts w:ascii="Times New Roman" w:hAnsi="Times New Roman" w:cs="Times New Roman" w:hint="eastAsia"/>
          <w:color w:val="000000" w:themeColor="text1"/>
        </w:rPr>
        <w:t xml:space="preserve"> part</w:t>
      </w:r>
      <w:r>
        <w:rPr>
          <w:rFonts w:ascii="Times New Roman" w:hAnsi="Times New Roman" w:cs="Times New Roman"/>
          <w:color w:val="000000" w:themeColor="text1"/>
        </w:rPr>
        <w:t xml:space="preserve">, we introduce the underlying mechanisms of emotion valence and arousal. Specifically, in the regression process, we include the brain's responses to </w:t>
      </w:r>
      <w:r>
        <w:rPr>
          <w:rFonts w:ascii="Times New Roman" w:hAnsi="Times New Roman" w:cs="Times New Roman" w:hint="eastAsia"/>
          <w:color w:val="000000" w:themeColor="text1"/>
        </w:rPr>
        <w:t xml:space="preserve">emotion </w:t>
      </w:r>
      <w:r>
        <w:rPr>
          <w:rFonts w:ascii="Times New Roman" w:hAnsi="Times New Roman" w:cs="Times New Roman"/>
          <w:color w:val="000000" w:themeColor="text1"/>
        </w:rPr>
        <w:t>valence</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 xml:space="preserve">(happy&gt;angry) and </w:t>
      </w:r>
      <w:r>
        <w:rPr>
          <w:rFonts w:ascii="Times New Roman" w:hAnsi="Times New Roman" w:cs="Times New Roman" w:hint="eastAsia"/>
          <w:color w:val="000000" w:themeColor="text1"/>
        </w:rPr>
        <w:t xml:space="preserve">emotion </w:t>
      </w:r>
      <w:r>
        <w:rPr>
          <w:rFonts w:ascii="Times New Roman" w:hAnsi="Times New Roman" w:cs="Times New Roman"/>
          <w:color w:val="000000" w:themeColor="text1"/>
        </w:rPr>
        <w:t>arousal ((</w:t>
      </w:r>
      <w:proofErr w:type="spellStart"/>
      <w:r>
        <w:rPr>
          <w:rFonts w:ascii="Times New Roman" w:hAnsi="Times New Roman" w:cs="Times New Roman"/>
          <w:color w:val="000000" w:themeColor="text1"/>
        </w:rPr>
        <w:t>happy+angry</w:t>
      </w:r>
      <w:proofErr w:type="spellEnd"/>
      <w:r>
        <w:rPr>
          <w:rFonts w:ascii="Times New Roman" w:hAnsi="Times New Roman" w:cs="Times New Roman"/>
          <w:color w:val="000000" w:themeColor="text1"/>
        </w:rPr>
        <w:t>)&gt;2*neutral) as new regression terms. This implies that the model not only learns responses to individual condition responses but also captures the relationships between different condition responses, representing the underlying mechanisms of emotion response signals.</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Additionally, users can incorporate more meaningful brain patterns during the decoding process into the regression, making the model not only learn the response to the missing parts but also understand the relationships between different responses and some critical brain response patterns in this task.</w:t>
      </w:r>
    </w:p>
    <w:p w14:paraId="4588DDFA" w14:textId="77777777" w:rsidR="00304219" w:rsidDel="00895944" w:rsidRDefault="00304219" w:rsidP="00304219">
      <w:pPr>
        <w:spacing w:line="360" w:lineRule="auto"/>
        <w:rPr>
          <w:del w:id="228" w:author="rongquan zhai" w:date="2024-12-26T23:08:00Z" w16du:dateUtc="2024-12-26T15:08:00Z"/>
          <w:rFonts w:ascii="Times New Roman" w:hAnsi="Times New Roman" w:cs="Times New Roman"/>
          <w:b/>
          <w:bCs/>
          <w:i/>
          <w:iCs/>
          <w:color w:val="000000" w:themeColor="text1"/>
        </w:rPr>
      </w:pPr>
      <w:del w:id="229" w:author="rongquan zhai" w:date="2024-12-26T23:08:00Z" w16du:dateUtc="2024-12-26T15:08:00Z">
        <w:r w:rsidDel="00895944">
          <w:rPr>
            <w:rFonts w:ascii="Times New Roman" w:hAnsi="Times New Roman" w:cs="Times New Roman"/>
            <w:b/>
            <w:bCs/>
            <w:i/>
            <w:iCs/>
            <w:color w:val="000000" w:themeColor="text1"/>
          </w:rPr>
          <w:delText>2.</w:delText>
        </w:r>
      </w:del>
      <w:del w:id="230" w:author="rongquan zhai" w:date="2024-12-26T23:06:00Z" w16du:dateUtc="2024-12-26T15:06:00Z">
        <w:r w:rsidDel="00EB6B27">
          <w:rPr>
            <w:rFonts w:ascii="Times New Roman" w:hAnsi="Times New Roman" w:cs="Times New Roman"/>
            <w:b/>
            <w:bCs/>
            <w:i/>
            <w:iCs/>
            <w:color w:val="000000" w:themeColor="text1"/>
          </w:rPr>
          <w:delText>2</w:delText>
        </w:r>
      </w:del>
      <w:del w:id="231" w:author="rongquan zhai" w:date="2024-12-26T23:08:00Z" w16du:dateUtc="2024-12-26T15:08:00Z">
        <w:r w:rsidDel="00895944">
          <w:rPr>
            <w:rFonts w:ascii="Times New Roman" w:hAnsi="Times New Roman" w:cs="Times New Roman"/>
            <w:b/>
            <w:bCs/>
            <w:i/>
            <w:iCs/>
            <w:color w:val="000000" w:themeColor="text1"/>
          </w:rPr>
          <w:delText>.</w:delText>
        </w:r>
      </w:del>
      <w:del w:id="232" w:author="rongquan zhai" w:date="2024-12-26T23:06:00Z" w16du:dateUtc="2024-12-26T15:06:00Z">
        <w:r w:rsidDel="00EB6B27">
          <w:rPr>
            <w:rFonts w:ascii="Times New Roman" w:hAnsi="Times New Roman" w:cs="Times New Roman" w:hint="eastAsia"/>
            <w:b/>
            <w:bCs/>
            <w:i/>
            <w:iCs/>
            <w:color w:val="000000" w:themeColor="text1"/>
          </w:rPr>
          <w:delText>3</w:delText>
        </w:r>
      </w:del>
      <w:del w:id="233" w:author="rongquan zhai" w:date="2024-12-26T23:08:00Z" w16du:dateUtc="2024-12-26T15:08:00Z">
        <w:r w:rsidDel="00895944">
          <w:rPr>
            <w:rFonts w:ascii="Times New Roman" w:hAnsi="Times New Roman" w:cs="Times New Roman"/>
            <w:b/>
            <w:bCs/>
            <w:i/>
            <w:iCs/>
            <w:color w:val="000000" w:themeColor="text1"/>
          </w:rPr>
          <w:delText xml:space="preserve"> Evaluation of </w:delText>
        </w:r>
        <w:r w:rsidDel="00895944">
          <w:rPr>
            <w:rFonts w:ascii="Times New Roman" w:hAnsi="Times New Roman" w:cs="Times New Roman" w:hint="eastAsia"/>
            <w:b/>
            <w:bCs/>
            <w:i/>
            <w:iCs/>
            <w:color w:val="000000" w:themeColor="text1"/>
          </w:rPr>
          <w:delText xml:space="preserve">emotional </w:delText>
        </w:r>
        <w:r w:rsidDel="00895944">
          <w:rPr>
            <w:rFonts w:ascii="Times New Roman" w:hAnsi="Times New Roman" w:cs="Times New Roman"/>
            <w:b/>
            <w:bCs/>
            <w:i/>
            <w:iCs/>
            <w:color w:val="000000" w:themeColor="text1"/>
          </w:rPr>
          <w:delText xml:space="preserve">fMRI </w:delText>
        </w:r>
        <w:r w:rsidR="00C971FF" w:rsidDel="00895944">
          <w:rPr>
            <w:rFonts w:ascii="Times New Roman" w:hAnsi="Times New Roman" w:cs="Times New Roman" w:hint="eastAsia"/>
            <w:b/>
            <w:bCs/>
            <w:i/>
            <w:iCs/>
            <w:color w:val="000000" w:themeColor="text1"/>
          </w:rPr>
          <w:delText>a</w:delText>
        </w:r>
        <w:r w:rsidDel="00895944">
          <w:rPr>
            <w:rFonts w:ascii="Times New Roman" w:hAnsi="Times New Roman" w:cs="Times New Roman"/>
            <w:b/>
            <w:bCs/>
            <w:i/>
            <w:iCs/>
            <w:color w:val="000000" w:themeColor="text1"/>
          </w:rPr>
          <w:delText xml:space="preserve">ctivation </w:delText>
        </w:r>
        <w:r w:rsidR="00C971FF" w:rsidDel="00895944">
          <w:rPr>
            <w:rFonts w:ascii="Times New Roman" w:hAnsi="Times New Roman" w:cs="Times New Roman"/>
            <w:b/>
            <w:bCs/>
            <w:i/>
            <w:iCs/>
            <w:color w:val="000000" w:themeColor="text1"/>
          </w:rPr>
          <w:delText>p</w:delText>
        </w:r>
        <w:r w:rsidDel="00895944">
          <w:rPr>
            <w:rFonts w:ascii="Times New Roman" w:hAnsi="Times New Roman" w:cs="Times New Roman"/>
            <w:b/>
            <w:bCs/>
            <w:i/>
            <w:iCs/>
            <w:color w:val="000000" w:themeColor="text1"/>
          </w:rPr>
          <w:delText xml:space="preserve">rediction </w:delText>
        </w:r>
        <w:r w:rsidR="00C971FF" w:rsidDel="00895944">
          <w:rPr>
            <w:rFonts w:ascii="Times New Roman" w:hAnsi="Times New Roman" w:cs="Times New Roman"/>
            <w:b/>
            <w:bCs/>
            <w:i/>
            <w:iCs/>
            <w:color w:val="000000" w:themeColor="text1"/>
          </w:rPr>
          <w:delText>p</w:delText>
        </w:r>
        <w:r w:rsidDel="00895944">
          <w:rPr>
            <w:rFonts w:ascii="Times New Roman" w:hAnsi="Times New Roman" w:cs="Times New Roman"/>
            <w:b/>
            <w:bCs/>
            <w:i/>
            <w:iCs/>
            <w:color w:val="000000" w:themeColor="text1"/>
          </w:rPr>
          <w:delText>erformance</w:delText>
        </w:r>
      </w:del>
    </w:p>
    <w:p w14:paraId="2EB8A9FF" w14:textId="77777777" w:rsidR="00304219" w:rsidRDefault="00304219" w:rsidP="00304219">
      <w:pPr>
        <w:spacing w:line="360" w:lineRule="auto"/>
        <w:rPr>
          <w:rFonts w:ascii="Times New Roman" w:hAnsi="Times New Roman" w:cs="Times New Roman"/>
          <w:b/>
          <w:bCs/>
          <w:i/>
          <w:iCs/>
          <w:color w:val="000000" w:themeColor="text1"/>
          <w:sz w:val="18"/>
          <w:szCs w:val="18"/>
        </w:rPr>
      </w:pPr>
      <w:r>
        <w:rPr>
          <w:rFonts w:ascii="Times New Roman" w:hAnsi="Times New Roman" w:cs="Times New Roman"/>
          <w:b/>
          <w:bCs/>
          <w:i/>
          <w:iCs/>
          <w:color w:val="000000" w:themeColor="text1"/>
          <w:sz w:val="18"/>
          <w:szCs w:val="18"/>
        </w:rPr>
        <w:t>2.</w:t>
      </w:r>
      <w:del w:id="234" w:author="rongquan zhai" w:date="2024-12-26T23:06:00Z" w16du:dateUtc="2024-12-26T15:06:00Z">
        <w:r w:rsidDel="00EB6B27">
          <w:rPr>
            <w:rFonts w:ascii="Times New Roman" w:hAnsi="Times New Roman" w:cs="Times New Roman"/>
            <w:b/>
            <w:bCs/>
            <w:i/>
            <w:iCs/>
            <w:color w:val="000000" w:themeColor="text1"/>
            <w:sz w:val="18"/>
            <w:szCs w:val="18"/>
          </w:rPr>
          <w:delText>2.</w:delText>
        </w:r>
      </w:del>
      <w:ins w:id="235" w:author="rongquan zhai" w:date="2024-12-26T23:06:00Z" w16du:dateUtc="2024-12-26T15:06:00Z">
        <w:r w:rsidR="00EB6B27">
          <w:rPr>
            <w:rFonts w:ascii="Times New Roman" w:hAnsi="Times New Roman" w:cs="Times New Roman" w:hint="eastAsia"/>
            <w:b/>
            <w:bCs/>
            <w:i/>
            <w:iCs/>
            <w:color w:val="000000" w:themeColor="text1"/>
            <w:sz w:val="18"/>
            <w:szCs w:val="18"/>
          </w:rPr>
          <w:t>5.1</w:t>
        </w:r>
      </w:ins>
      <w:del w:id="236" w:author="rongquan zhai" w:date="2024-12-26T23:06:00Z" w16du:dateUtc="2024-12-26T15:06:00Z">
        <w:r w:rsidDel="00EB6B27">
          <w:rPr>
            <w:rFonts w:ascii="Times New Roman" w:hAnsi="Times New Roman" w:cs="Times New Roman" w:hint="eastAsia"/>
            <w:b/>
            <w:bCs/>
            <w:i/>
            <w:iCs/>
            <w:color w:val="000000" w:themeColor="text1"/>
            <w:sz w:val="18"/>
            <w:szCs w:val="18"/>
          </w:rPr>
          <w:delText>3</w:delText>
        </w:r>
      </w:del>
      <w:del w:id="237" w:author="rongquan zhai" w:date="2024-12-26T23:08:00Z" w16du:dateUtc="2024-12-26T15:08:00Z">
        <w:r w:rsidDel="00895944">
          <w:rPr>
            <w:rFonts w:ascii="Times New Roman" w:hAnsi="Times New Roman" w:cs="Times New Roman"/>
            <w:b/>
            <w:bCs/>
            <w:i/>
            <w:iCs/>
            <w:color w:val="000000" w:themeColor="text1"/>
            <w:sz w:val="18"/>
            <w:szCs w:val="18"/>
          </w:rPr>
          <w:delText>.1</w:delText>
        </w:r>
      </w:del>
      <w:r>
        <w:rPr>
          <w:rFonts w:ascii="Times New Roman" w:hAnsi="Times New Roman" w:cs="Times New Roman"/>
          <w:b/>
          <w:bCs/>
          <w:i/>
          <w:iCs/>
          <w:color w:val="000000" w:themeColor="text1"/>
        </w:rPr>
        <w:t xml:space="preserve"> </w:t>
      </w:r>
      <w:r>
        <w:rPr>
          <w:rFonts w:ascii="Times New Roman" w:hAnsi="Times New Roman" w:cs="Times New Roman"/>
          <w:b/>
          <w:bCs/>
          <w:i/>
          <w:iCs/>
          <w:color w:val="000000" w:themeColor="text1"/>
          <w:sz w:val="18"/>
          <w:szCs w:val="18"/>
        </w:rPr>
        <w:t>Population-</w:t>
      </w:r>
      <w:r w:rsidR="00C971FF">
        <w:rPr>
          <w:rFonts w:ascii="Times New Roman" w:hAnsi="Times New Roman" w:cs="Times New Roman"/>
          <w:b/>
          <w:bCs/>
          <w:i/>
          <w:iCs/>
          <w:color w:val="000000" w:themeColor="text1"/>
          <w:sz w:val="18"/>
          <w:szCs w:val="18"/>
        </w:rPr>
        <w:t>l</w:t>
      </w:r>
      <w:r>
        <w:rPr>
          <w:rFonts w:ascii="Times New Roman" w:hAnsi="Times New Roman" w:cs="Times New Roman"/>
          <w:b/>
          <w:bCs/>
          <w:i/>
          <w:iCs/>
          <w:color w:val="000000" w:themeColor="text1"/>
          <w:sz w:val="18"/>
          <w:szCs w:val="18"/>
        </w:rPr>
        <w:t xml:space="preserve">evel </w:t>
      </w:r>
      <w:r w:rsidR="00C971FF">
        <w:rPr>
          <w:rFonts w:ascii="Times New Roman" w:hAnsi="Times New Roman" w:cs="Times New Roman"/>
          <w:b/>
          <w:bCs/>
          <w:i/>
          <w:iCs/>
          <w:color w:val="000000" w:themeColor="text1"/>
          <w:sz w:val="18"/>
          <w:szCs w:val="18"/>
        </w:rPr>
        <w:t>p</w:t>
      </w:r>
      <w:r>
        <w:rPr>
          <w:rFonts w:ascii="Times New Roman" w:hAnsi="Times New Roman" w:cs="Times New Roman"/>
          <w:b/>
          <w:bCs/>
          <w:i/>
          <w:iCs/>
          <w:color w:val="000000" w:themeColor="text1"/>
          <w:sz w:val="18"/>
          <w:szCs w:val="18"/>
        </w:rPr>
        <w:t xml:space="preserve">rediction </w:t>
      </w:r>
      <w:r w:rsidR="00C971FF">
        <w:rPr>
          <w:rFonts w:ascii="Times New Roman" w:hAnsi="Times New Roman" w:cs="Times New Roman"/>
          <w:b/>
          <w:bCs/>
          <w:i/>
          <w:iCs/>
          <w:color w:val="000000" w:themeColor="text1"/>
          <w:sz w:val="18"/>
          <w:szCs w:val="18"/>
        </w:rPr>
        <w:t>e</w:t>
      </w:r>
      <w:r>
        <w:rPr>
          <w:rFonts w:ascii="Times New Roman" w:hAnsi="Times New Roman" w:cs="Times New Roman"/>
          <w:b/>
          <w:bCs/>
          <w:i/>
          <w:iCs/>
          <w:color w:val="000000" w:themeColor="text1"/>
          <w:sz w:val="18"/>
          <w:szCs w:val="18"/>
        </w:rPr>
        <w:t xml:space="preserve">valuation </w:t>
      </w:r>
      <w:r>
        <w:rPr>
          <w:rFonts w:ascii="Times New Roman" w:hAnsi="Times New Roman" w:cs="Times New Roman" w:hint="eastAsia"/>
          <w:b/>
          <w:bCs/>
          <w:i/>
          <w:iCs/>
          <w:color w:val="000000" w:themeColor="text1"/>
          <w:sz w:val="18"/>
          <w:szCs w:val="18"/>
        </w:rPr>
        <w:t xml:space="preserve">with </w:t>
      </w:r>
      <w:r w:rsidR="00C971FF">
        <w:rPr>
          <w:rFonts w:ascii="Times New Roman" w:hAnsi="Times New Roman" w:cs="Times New Roman"/>
          <w:b/>
          <w:bCs/>
          <w:i/>
          <w:iCs/>
          <w:color w:val="000000" w:themeColor="text1"/>
          <w:sz w:val="18"/>
          <w:szCs w:val="18"/>
        </w:rPr>
        <w:t>g</w:t>
      </w:r>
      <w:r>
        <w:rPr>
          <w:rFonts w:ascii="Times New Roman" w:hAnsi="Times New Roman" w:cs="Times New Roman"/>
          <w:b/>
          <w:bCs/>
          <w:i/>
          <w:iCs/>
          <w:color w:val="000000" w:themeColor="text1"/>
          <w:sz w:val="18"/>
          <w:szCs w:val="18"/>
        </w:rPr>
        <w:t>round</w:t>
      </w:r>
      <w:r>
        <w:rPr>
          <w:rFonts w:ascii="Times New Roman" w:hAnsi="Times New Roman" w:cs="Times New Roman" w:hint="eastAsia"/>
          <w:b/>
          <w:bCs/>
          <w:i/>
          <w:iCs/>
          <w:color w:val="000000" w:themeColor="text1"/>
          <w:sz w:val="18"/>
          <w:szCs w:val="18"/>
        </w:rPr>
        <w:t xml:space="preserve"> </w:t>
      </w:r>
      <w:r w:rsidR="00C971FF">
        <w:rPr>
          <w:rFonts w:ascii="Times New Roman" w:hAnsi="Times New Roman" w:cs="Times New Roman"/>
          <w:b/>
          <w:bCs/>
          <w:i/>
          <w:iCs/>
          <w:color w:val="000000" w:themeColor="text1"/>
          <w:sz w:val="18"/>
          <w:szCs w:val="18"/>
        </w:rPr>
        <w:t>t</w:t>
      </w:r>
      <w:r>
        <w:rPr>
          <w:rFonts w:ascii="Times New Roman" w:hAnsi="Times New Roman" w:cs="Times New Roman"/>
          <w:b/>
          <w:bCs/>
          <w:i/>
          <w:iCs/>
          <w:color w:val="000000" w:themeColor="text1"/>
          <w:sz w:val="18"/>
          <w:szCs w:val="18"/>
        </w:rPr>
        <w:t>ruth</w:t>
      </w:r>
      <w:r>
        <w:rPr>
          <w:rFonts w:ascii="Times New Roman" w:hAnsi="Times New Roman" w:cs="Times New Roman" w:hint="eastAsia"/>
          <w:b/>
          <w:bCs/>
          <w:i/>
          <w:iCs/>
          <w:color w:val="000000" w:themeColor="text1"/>
          <w:sz w:val="18"/>
          <w:szCs w:val="18"/>
        </w:rPr>
        <w:t xml:space="preserve"> </w:t>
      </w:r>
      <w:r>
        <w:rPr>
          <w:rFonts w:ascii="Times New Roman" w:hAnsi="Times New Roman" w:cs="Times New Roman"/>
          <w:b/>
          <w:bCs/>
          <w:i/>
          <w:iCs/>
          <w:color w:val="000000" w:themeColor="text1"/>
          <w:sz w:val="18"/>
          <w:szCs w:val="18"/>
        </w:rPr>
        <w:t>(</w:t>
      </w:r>
      <w:r w:rsidR="00C971FF">
        <w:rPr>
          <w:rFonts w:ascii="Times New Roman" w:hAnsi="Times New Roman" w:cs="Times New Roman"/>
          <w:b/>
          <w:bCs/>
          <w:i/>
          <w:iCs/>
          <w:color w:val="000000" w:themeColor="text1"/>
          <w:sz w:val="18"/>
          <w:szCs w:val="18"/>
        </w:rPr>
        <w:t>v</w:t>
      </w:r>
      <w:r>
        <w:rPr>
          <w:rFonts w:ascii="Times New Roman" w:hAnsi="Times New Roman" w:cs="Times New Roman"/>
          <w:b/>
          <w:bCs/>
          <w:i/>
          <w:iCs/>
          <w:color w:val="000000" w:themeColor="text1"/>
          <w:sz w:val="18"/>
          <w:szCs w:val="18"/>
        </w:rPr>
        <w:t>alidation)</w:t>
      </w:r>
    </w:p>
    <w:p w14:paraId="7D5E5DDF" w14:textId="77777777" w:rsidR="00304219" w:rsidRDefault="00304219" w:rsidP="00304219">
      <w:pPr>
        <w:spacing w:line="360" w:lineRule="auto"/>
        <w:ind w:firstLineChars="200" w:firstLine="420"/>
        <w:rPr>
          <w:rFonts w:ascii="Times New Roman" w:hAnsi="Times New Roman" w:cs="Times New Roman"/>
          <w:color w:val="000000" w:themeColor="text1"/>
        </w:rPr>
      </w:pPr>
      <w:r>
        <w:rPr>
          <w:rFonts w:ascii="Times New Roman" w:hAnsi="Times New Roman" w:cs="Times New Roman"/>
          <w:color w:val="0D0D0D"/>
          <w:shd w:val="clear" w:color="auto" w:fill="FFFFFF"/>
        </w:rPr>
        <w:t xml:space="preserve">First, we will acquire each individual’s predicted condition response, further obtaining the </w:t>
      </w:r>
      <w:r>
        <w:rPr>
          <w:rFonts w:ascii="Times New Roman" w:hAnsi="Times New Roman" w:cs="Times New Roman"/>
          <w:color w:val="0D0D0D"/>
          <w:shd w:val="clear" w:color="auto" w:fill="FFFFFF"/>
        </w:rPr>
        <w:lastRenderedPageBreak/>
        <w:t>group response T-map for each single condition response. Then, each individual’s</w:t>
      </w:r>
      <w:r>
        <w:rPr>
          <w:rFonts w:ascii="Times New Roman" w:hAnsi="Times New Roman" w:cs="Times New Roman" w:hint="eastAsia"/>
          <w:color w:val="0D0D0D"/>
          <w:shd w:val="clear" w:color="auto" w:fill="FFFFFF"/>
        </w:rPr>
        <w:t xml:space="preserve"> </w:t>
      </w:r>
      <w:r>
        <w:rPr>
          <w:rFonts w:ascii="Times New Roman" w:hAnsi="Times New Roman" w:cs="Times New Roman"/>
          <w:color w:val="0D0D0D"/>
          <w:shd w:val="clear" w:color="auto" w:fill="FFFFFF"/>
        </w:rPr>
        <w:t>predicted condition responses will be involved in various contrast calculations to obtain the group response for different contrasts. The group-level evaluation metrics include overall similarity and p-values</w:t>
      </w:r>
      <w:r>
        <w:rPr>
          <w:rFonts w:ascii="Times New Roman" w:hAnsi="Times New Roman" w:cs="Times New Roman" w:hint="eastAsia"/>
          <w:color w:val="0D0D0D"/>
          <w:shd w:val="clear" w:color="auto" w:fill="FFFFFF"/>
        </w:rPr>
        <w:t xml:space="preserve"> </w:t>
      </w:r>
      <w:r>
        <w:rPr>
          <w:rFonts w:ascii="Times New Roman" w:hAnsi="Times New Roman" w:cs="Times New Roman"/>
          <w:color w:val="0D0D0D"/>
          <w:shd w:val="clear" w:color="auto" w:fill="FFFFFF"/>
        </w:rPr>
        <w:t xml:space="preserve">(adjusted by </w:t>
      </w:r>
      <w:proofErr w:type="spellStart"/>
      <w:r>
        <w:rPr>
          <w:rFonts w:ascii="Times New Roman" w:hAnsi="Times New Roman" w:cs="Times New Roman"/>
          <w:color w:val="0D0D0D"/>
          <w:shd w:val="clear" w:color="auto" w:fill="FFFFFF"/>
        </w:rPr>
        <w:t>neuromaps</w:t>
      </w:r>
      <w:proofErr w:type="spellEnd"/>
      <w:r>
        <w:rPr>
          <w:rFonts w:ascii="Times New Roman" w:hAnsi="Times New Roman" w:cs="Times New Roman"/>
          <w:color w:val="0D0D0D"/>
          <w:shd w:val="clear" w:color="auto" w:fill="FFFFFF"/>
        </w:rPr>
        <w:t xml:space="preserve"> </w:t>
      </w:r>
      <w:r>
        <w:rPr>
          <w:rFonts w:ascii="Times New Roman" w:hAnsi="Times New Roman" w:cs="Times New Roman"/>
          <w:color w:val="0D0D0D"/>
          <w:shd w:val="clear" w:color="auto" w:fill="FFFFFF"/>
        </w:rPr>
        <w:fldChar w:fldCharType="begin"/>
      </w:r>
      <w:r>
        <w:rPr>
          <w:rFonts w:ascii="Times New Roman" w:hAnsi="Times New Roman" w:cs="Times New Roman"/>
          <w:color w:val="0D0D0D"/>
          <w:shd w:val="clear" w:color="auto" w:fill="FFFFFF"/>
        </w:rPr>
        <w:instrText xml:space="preserve"> ADDIN EN.CITE &lt;EndNote&gt;&lt;Cite&gt;&lt;Author&gt;Markello&lt;/Author&gt;&lt;Year&gt;2022&lt;/Year&gt;&lt;RecNum&gt;101&lt;/RecNum&gt;&lt;DisplayText&gt;(Markello et al., 2022)&lt;/DisplayText&gt;&lt;record&gt;&lt;rec-number&gt;101&lt;/rec-number&gt;&lt;foreign-keys&gt;&lt;key app="EN" db-id="tpfrd5zae559djexsr5vtzdfpxp9evp0s5ep" timestamp="1708656078"&gt;101&lt;/key&gt;&lt;/foreign-keys&gt;&lt;ref-type name="Journal Article"&gt;17&lt;/ref-type&gt;&lt;contributors&gt;&lt;authors&gt;&lt;author&gt;Markello, Ross D&lt;/author&gt;&lt;author&gt;Hansen, Justine Y&lt;/author&gt;&lt;author&gt;Liu, Zhen-Qi&lt;/author&gt;&lt;author&gt;Bazinet, Vincent&lt;/author&gt;&lt;author&gt;Shafiei, Golia&lt;/author&gt;&lt;author&gt;Suárez, Laura E&lt;/author&gt;&lt;author&gt;Blostein, Nadia&lt;/author&gt;&lt;author&gt;Seidlitz, Jakob&lt;/author&gt;&lt;author&gt;Baillet, Sylvain&lt;/author&gt;&lt;author&gt;Satterthwaite, Theodore D&lt;/author&gt;&lt;/authors&gt;&lt;/contributors&gt;&lt;titles&gt;&lt;title&gt;Neuromaps: structural and functional interpretation of brain maps&lt;/title&gt;&lt;secondary-title&gt;Nature Methods&lt;/secondary-title&gt;&lt;/titles&gt;&lt;periodical&gt;&lt;full-title&gt;Nature Methods&lt;/full-title&gt;&lt;/periodical&gt;&lt;pages&gt;1472-1479&lt;/pages&gt;&lt;volume&gt;19&lt;/volume&gt;&lt;number&gt;11&lt;/number&gt;&lt;dates&gt;&lt;year&gt;2022&lt;/year&gt;&lt;/dates&gt;&lt;isbn&gt;1548-7091&lt;/isbn&gt;&lt;urls&gt;&lt;/urls&gt;&lt;electronic-resource-num&gt;https://doi.org/10.1038/s41592-022-01625-w&amp;#xD;&amp;#xD;&lt;/electronic-resource-num&gt;&lt;/record&gt;&lt;/Cite&gt;&lt;/EndNote&gt;</w:instrText>
      </w:r>
      <w:r>
        <w:rPr>
          <w:rFonts w:ascii="Times New Roman" w:hAnsi="Times New Roman" w:cs="Times New Roman"/>
          <w:color w:val="0D0D0D"/>
          <w:shd w:val="clear" w:color="auto" w:fill="FFFFFF"/>
        </w:rPr>
        <w:fldChar w:fldCharType="separate"/>
      </w:r>
      <w:r>
        <w:rPr>
          <w:rFonts w:ascii="Times New Roman" w:hAnsi="Times New Roman" w:cs="Times New Roman"/>
          <w:color w:val="0D0D0D"/>
          <w:shd w:val="clear" w:color="auto" w:fill="FFFFFF"/>
        </w:rPr>
        <w:t>(</w:t>
      </w:r>
      <w:proofErr w:type="spellStart"/>
      <w:r>
        <w:rPr>
          <w:rFonts w:ascii="Times New Roman" w:hAnsi="Times New Roman" w:cs="Times New Roman"/>
          <w:color w:val="0D0D0D"/>
          <w:shd w:val="clear" w:color="auto" w:fill="FFFFFF"/>
        </w:rPr>
        <w:t>Markello</w:t>
      </w:r>
      <w:proofErr w:type="spellEnd"/>
      <w:r>
        <w:rPr>
          <w:rFonts w:ascii="Times New Roman" w:hAnsi="Times New Roman" w:cs="Times New Roman"/>
          <w:color w:val="0D0D0D"/>
          <w:shd w:val="clear" w:color="auto" w:fill="FFFFFF"/>
        </w:rPr>
        <w:t xml:space="preserve"> et al., 2022)</w:t>
      </w:r>
      <w:r>
        <w:rPr>
          <w:rFonts w:ascii="Times New Roman" w:hAnsi="Times New Roman" w:cs="Times New Roman"/>
          <w:color w:val="0D0D0D"/>
          <w:shd w:val="clear" w:color="auto" w:fill="FFFFFF"/>
        </w:rPr>
        <w:fldChar w:fldCharType="end"/>
      </w:r>
      <w:r>
        <w:rPr>
          <w:rFonts w:ascii="Times New Roman" w:hAnsi="Times New Roman" w:cs="Times New Roman"/>
          <w:color w:val="0D0D0D"/>
          <w:shd w:val="clear" w:color="auto" w:fill="FFFFFF"/>
        </w:rPr>
        <w:t xml:space="preserve">), along with Dice and </w:t>
      </w:r>
      <w:proofErr w:type="spellStart"/>
      <w:r>
        <w:rPr>
          <w:rFonts w:ascii="Times New Roman" w:hAnsi="Times New Roman" w:cs="Times New Roman"/>
          <w:color w:val="0D0D0D"/>
          <w:shd w:val="clear" w:color="auto" w:fill="FFFFFF"/>
        </w:rPr>
        <w:t>IoU</w:t>
      </w:r>
      <w:proofErr w:type="spellEnd"/>
      <w:r>
        <w:rPr>
          <w:rFonts w:ascii="Times New Roman" w:hAnsi="Times New Roman" w:cs="Times New Roman"/>
          <w:color w:val="0D0D0D"/>
          <w:shd w:val="clear" w:color="auto" w:fill="FFFFFF"/>
        </w:rPr>
        <w:t xml:space="preserve"> indices under different </w:t>
      </w:r>
      <w:proofErr w:type="spellStart"/>
      <w:r>
        <w:rPr>
          <w:rFonts w:ascii="Times New Roman" w:hAnsi="Times New Roman" w:cs="Times New Roman"/>
          <w:color w:val="0D0D0D"/>
          <w:shd w:val="clear" w:color="auto" w:fill="FFFFFF"/>
        </w:rPr>
        <w:t>Cohens’d</w:t>
      </w:r>
      <w:proofErr w:type="spellEnd"/>
      <w:r>
        <w:rPr>
          <w:rFonts w:ascii="Times New Roman" w:hAnsi="Times New Roman" w:cs="Times New Roman"/>
          <w:color w:val="0D0D0D"/>
          <w:shd w:val="clear" w:color="auto" w:fill="FFFFFF"/>
        </w:rPr>
        <w:t xml:space="preserve"> </w:t>
      </w:r>
      <w:r>
        <w:rPr>
          <w:rFonts w:ascii="Times New Roman" w:hAnsi="Times New Roman" w:cs="Times New Roman" w:hint="eastAsia"/>
          <w:color w:val="0D0D0D"/>
          <w:shd w:val="clear" w:color="auto" w:fill="FFFFFF"/>
        </w:rPr>
        <w:t>t</w:t>
      </w:r>
      <w:r>
        <w:rPr>
          <w:rFonts w:ascii="Times New Roman" w:hAnsi="Times New Roman" w:cs="Times New Roman"/>
          <w:color w:val="0D0D0D"/>
          <w:shd w:val="clear" w:color="auto" w:fill="FFFFFF"/>
        </w:rPr>
        <w:t xml:space="preserve">hresholds. </w:t>
      </w:r>
      <w:r>
        <w:rPr>
          <w:rFonts w:ascii="Times New Roman" w:hAnsi="Times New Roman" w:cs="Times New Roman"/>
          <w:color w:val="000000" w:themeColor="text1"/>
        </w:rPr>
        <w:t xml:space="preserve">The evaluation process is structured into three parts (see in Figure. 5a), for the sake of concise illustration of group prediction results, we present only the group measures following the prediction of 'happy' in followup2, 'happy' in followup3, 'angry' in baseline. For a comprehensive analysis of group-level predictions across other conditions and various contrasts, please refer to the </w:t>
      </w:r>
      <w:r>
        <w:rPr>
          <w:rFonts w:ascii="Times New Roman" w:hAnsi="Times New Roman" w:cs="Times New Roman" w:hint="eastAsia"/>
          <w:color w:val="FF0000"/>
        </w:rPr>
        <w:t>Supplementary</w:t>
      </w:r>
      <w:r>
        <w:rPr>
          <w:rFonts w:ascii="Times New Roman" w:hAnsi="Times New Roman" w:cs="Times New Roman" w:hint="eastAsia"/>
          <w:color w:val="000000" w:themeColor="text1"/>
        </w:rPr>
        <w:t xml:space="preserve"> Figure</w:t>
      </w:r>
      <w:r>
        <w:rPr>
          <w:rFonts w:ascii="Times New Roman" w:hAnsi="Times New Roman" w:cs="Times New Roman"/>
          <w:color w:val="000000" w:themeColor="text1"/>
        </w:rPr>
        <w:t xml:space="preserve">. </w:t>
      </w:r>
      <w:ins w:id="238" w:author="rongquan zhai" w:date="2024-12-26T23:30:00Z" w16du:dateUtc="2024-12-26T15:30:00Z">
        <w:r w:rsidR="002B7008">
          <w:rPr>
            <w:rFonts w:ascii="Times New Roman" w:hAnsi="Times New Roman" w:cs="Times New Roman"/>
            <w:color w:val="000000" w:themeColor="text1"/>
          </w:rPr>
          <w:t>6</w:t>
        </w:r>
      </w:ins>
      <w:del w:id="239" w:author="rongquan zhai" w:date="2024-12-26T23:26:00Z" w16du:dateUtc="2024-12-26T15:26:00Z">
        <w:r w:rsidDel="002B7008">
          <w:rPr>
            <w:rFonts w:ascii="Times New Roman" w:hAnsi="Times New Roman" w:cs="Times New Roman"/>
            <w:color w:val="000000" w:themeColor="text1"/>
          </w:rPr>
          <w:delText>3</w:delText>
        </w:r>
      </w:del>
      <w:r>
        <w:rPr>
          <w:rFonts w:ascii="Times New Roman" w:hAnsi="Times New Roman" w:cs="Times New Roman" w:hint="eastAsia"/>
          <w:color w:val="000000" w:themeColor="text1"/>
        </w:rPr>
        <w:t>.</w:t>
      </w:r>
    </w:p>
    <w:p w14:paraId="284423BB" w14:textId="77777777" w:rsidR="00304219" w:rsidRDefault="00304219" w:rsidP="00304219">
      <w:pPr>
        <w:spacing w:line="360" w:lineRule="auto"/>
        <w:ind w:firstLineChars="200" w:firstLine="420"/>
        <w:rPr>
          <w:rFonts w:ascii="Times New Roman" w:hAnsi="Times New Roman" w:cs="Times New Roman"/>
          <w:color w:val="0D0D0D"/>
          <w:shd w:val="clear" w:color="auto" w:fill="FFFFFF"/>
        </w:rPr>
      </w:pPr>
      <w:r>
        <w:rPr>
          <w:rFonts w:ascii="Times New Roman" w:hAnsi="Times New Roman" w:cs="Times New Roman"/>
          <w:color w:val="000000" w:themeColor="text1"/>
        </w:rPr>
        <w:t xml:space="preserve"> The T-maps for various contrasts derived from our predictions show high overall similarity with the </w:t>
      </w:r>
      <w:r w:rsidR="007F77EF">
        <w:rPr>
          <w:rFonts w:ascii="Times New Roman" w:hAnsi="Times New Roman" w:cs="Times New Roman"/>
          <w:color w:val="000000" w:themeColor="text1"/>
        </w:rPr>
        <w:t>ground truth</w:t>
      </w:r>
      <w:r>
        <w:rPr>
          <w:rFonts w:ascii="Times New Roman" w:hAnsi="Times New Roman" w:cs="Times New Roman"/>
          <w:color w:val="000000" w:themeColor="text1"/>
        </w:rPr>
        <w:t xml:space="preserve"> (see in Figure. 5a).</w:t>
      </w:r>
      <w:r>
        <w:rPr>
          <w:rFonts w:ascii="Times New Roman" w:hAnsi="Times New Roman" w:cs="Times New Roman" w:hint="eastAsia"/>
          <w:color w:val="000000" w:themeColor="text1"/>
        </w:rPr>
        <w:t xml:space="preserve"> </w:t>
      </w:r>
    </w:p>
    <w:p w14:paraId="591B902D" w14:textId="77777777" w:rsidR="00304219" w:rsidRDefault="00304219" w:rsidP="00304219">
      <w:pPr>
        <w:spacing w:line="360" w:lineRule="auto"/>
        <w:rPr>
          <w:rFonts w:ascii="Times New Roman" w:hAnsi="Times New Roman" w:cs="Times New Roman"/>
          <w:b/>
          <w:bCs/>
          <w:i/>
          <w:iCs/>
          <w:color w:val="000000" w:themeColor="text1"/>
          <w:sz w:val="18"/>
          <w:szCs w:val="18"/>
        </w:rPr>
      </w:pPr>
      <w:r>
        <w:rPr>
          <w:rFonts w:ascii="Times New Roman" w:hAnsi="Times New Roman" w:cs="Times New Roman"/>
          <w:b/>
          <w:bCs/>
          <w:i/>
          <w:iCs/>
          <w:color w:val="000000" w:themeColor="text1"/>
          <w:sz w:val="18"/>
          <w:szCs w:val="18"/>
        </w:rPr>
        <w:t>2.</w:t>
      </w:r>
      <w:ins w:id="240" w:author="rongquan zhai" w:date="2024-12-26T23:07:00Z" w16du:dateUtc="2024-12-26T15:07:00Z">
        <w:r w:rsidR="00F3111F">
          <w:rPr>
            <w:rFonts w:ascii="Times New Roman" w:hAnsi="Times New Roman" w:cs="Times New Roman" w:hint="eastAsia"/>
            <w:b/>
            <w:bCs/>
            <w:i/>
            <w:iCs/>
            <w:color w:val="000000" w:themeColor="text1"/>
            <w:sz w:val="18"/>
            <w:szCs w:val="18"/>
          </w:rPr>
          <w:t>5</w:t>
        </w:r>
      </w:ins>
      <w:del w:id="241" w:author="rongquan zhai" w:date="2024-12-26T23:07:00Z" w16du:dateUtc="2024-12-26T15:07:00Z">
        <w:r w:rsidDel="00F3111F">
          <w:rPr>
            <w:rFonts w:ascii="Times New Roman" w:hAnsi="Times New Roman" w:cs="Times New Roman"/>
            <w:b/>
            <w:bCs/>
            <w:i/>
            <w:iCs/>
            <w:color w:val="000000" w:themeColor="text1"/>
            <w:sz w:val="18"/>
            <w:szCs w:val="18"/>
          </w:rPr>
          <w:delText>2</w:delText>
        </w:r>
      </w:del>
      <w:del w:id="242" w:author="rongquan zhai" w:date="2024-12-26T23:09:00Z" w16du:dateUtc="2024-12-26T15:09:00Z">
        <w:r w:rsidDel="00895944">
          <w:rPr>
            <w:rFonts w:ascii="Times New Roman" w:hAnsi="Times New Roman" w:cs="Times New Roman"/>
            <w:b/>
            <w:bCs/>
            <w:i/>
            <w:iCs/>
            <w:color w:val="000000" w:themeColor="text1"/>
            <w:sz w:val="18"/>
            <w:szCs w:val="18"/>
          </w:rPr>
          <w:delText>.</w:delText>
        </w:r>
      </w:del>
      <w:del w:id="243" w:author="rongquan zhai" w:date="2024-12-26T23:07:00Z" w16du:dateUtc="2024-12-26T15:07:00Z">
        <w:r w:rsidDel="00F3111F">
          <w:rPr>
            <w:rFonts w:ascii="Times New Roman" w:hAnsi="Times New Roman" w:cs="Times New Roman" w:hint="eastAsia"/>
            <w:b/>
            <w:bCs/>
            <w:i/>
            <w:iCs/>
            <w:color w:val="000000" w:themeColor="text1"/>
            <w:sz w:val="18"/>
            <w:szCs w:val="18"/>
          </w:rPr>
          <w:delText>3</w:delText>
        </w:r>
      </w:del>
      <w:r>
        <w:rPr>
          <w:rFonts w:ascii="Times New Roman" w:hAnsi="Times New Roman" w:cs="Times New Roman"/>
          <w:b/>
          <w:bCs/>
          <w:i/>
          <w:iCs/>
          <w:color w:val="000000" w:themeColor="text1"/>
          <w:sz w:val="18"/>
          <w:szCs w:val="18"/>
        </w:rPr>
        <w:t xml:space="preserve">.2 Consistency of </w:t>
      </w:r>
      <w:r w:rsidR="00C971FF">
        <w:rPr>
          <w:rFonts w:ascii="Times New Roman" w:hAnsi="Times New Roman" w:cs="Times New Roman"/>
          <w:b/>
          <w:bCs/>
          <w:i/>
          <w:iCs/>
          <w:color w:val="000000" w:themeColor="text1"/>
          <w:sz w:val="18"/>
          <w:szCs w:val="18"/>
        </w:rPr>
        <w:t>e</w:t>
      </w:r>
      <w:r>
        <w:rPr>
          <w:rFonts w:ascii="Times New Roman" w:hAnsi="Times New Roman" w:cs="Times New Roman"/>
          <w:b/>
          <w:bCs/>
          <w:i/>
          <w:iCs/>
          <w:color w:val="000000" w:themeColor="text1"/>
          <w:sz w:val="18"/>
          <w:szCs w:val="18"/>
        </w:rPr>
        <w:t xml:space="preserve">motion </w:t>
      </w:r>
      <w:r w:rsidR="00C971FF">
        <w:rPr>
          <w:rFonts w:ascii="Times New Roman" w:hAnsi="Times New Roman" w:cs="Times New Roman"/>
          <w:b/>
          <w:bCs/>
          <w:i/>
          <w:iCs/>
          <w:color w:val="000000" w:themeColor="text1"/>
          <w:sz w:val="18"/>
          <w:szCs w:val="18"/>
        </w:rPr>
        <w:t>t</w:t>
      </w:r>
      <w:r>
        <w:rPr>
          <w:rFonts w:ascii="Times New Roman" w:hAnsi="Times New Roman" w:cs="Times New Roman"/>
          <w:b/>
          <w:bCs/>
          <w:i/>
          <w:iCs/>
          <w:color w:val="000000" w:themeColor="text1"/>
          <w:sz w:val="18"/>
          <w:szCs w:val="18"/>
        </w:rPr>
        <w:t>ask-</w:t>
      </w:r>
      <w:r w:rsidR="00C971FF">
        <w:rPr>
          <w:rFonts w:ascii="Times New Roman" w:hAnsi="Times New Roman" w:cs="Times New Roman"/>
          <w:b/>
          <w:bCs/>
          <w:i/>
          <w:iCs/>
          <w:color w:val="000000" w:themeColor="text1"/>
          <w:sz w:val="18"/>
          <w:szCs w:val="18"/>
        </w:rPr>
        <w:t>r</w:t>
      </w:r>
      <w:r>
        <w:rPr>
          <w:rFonts w:ascii="Times New Roman" w:hAnsi="Times New Roman" w:cs="Times New Roman"/>
          <w:b/>
          <w:bCs/>
          <w:i/>
          <w:iCs/>
          <w:color w:val="000000" w:themeColor="text1"/>
          <w:sz w:val="18"/>
          <w:szCs w:val="18"/>
        </w:rPr>
        <w:t xml:space="preserve">elated </w:t>
      </w:r>
      <w:r w:rsidR="00C971FF">
        <w:rPr>
          <w:rFonts w:ascii="Times New Roman" w:hAnsi="Times New Roman" w:cs="Times New Roman"/>
          <w:b/>
          <w:bCs/>
          <w:i/>
          <w:iCs/>
          <w:color w:val="000000" w:themeColor="text1"/>
          <w:sz w:val="18"/>
          <w:szCs w:val="18"/>
        </w:rPr>
        <w:t>c</w:t>
      </w:r>
      <w:r>
        <w:rPr>
          <w:rFonts w:ascii="Times New Roman" w:hAnsi="Times New Roman" w:cs="Times New Roman"/>
          <w:b/>
          <w:bCs/>
          <w:i/>
          <w:iCs/>
          <w:color w:val="000000" w:themeColor="text1"/>
          <w:sz w:val="18"/>
          <w:szCs w:val="18"/>
        </w:rPr>
        <w:t xml:space="preserve">ontrasts </w:t>
      </w:r>
      <w:r w:rsidR="00C971FF">
        <w:rPr>
          <w:rFonts w:ascii="Times New Roman" w:hAnsi="Times New Roman" w:cs="Times New Roman"/>
          <w:b/>
          <w:bCs/>
          <w:i/>
          <w:iCs/>
          <w:color w:val="000000" w:themeColor="text1"/>
          <w:sz w:val="18"/>
          <w:szCs w:val="18"/>
        </w:rPr>
        <w:t>p</w:t>
      </w:r>
      <w:r>
        <w:rPr>
          <w:rFonts w:ascii="Times New Roman" w:hAnsi="Times New Roman" w:cs="Times New Roman" w:hint="eastAsia"/>
          <w:b/>
          <w:bCs/>
          <w:i/>
          <w:iCs/>
          <w:color w:val="000000" w:themeColor="text1"/>
          <w:sz w:val="18"/>
          <w:szCs w:val="18"/>
        </w:rPr>
        <w:t>attern</w:t>
      </w:r>
      <w:r>
        <w:rPr>
          <w:rFonts w:ascii="Times New Roman" w:hAnsi="Times New Roman" w:cs="Times New Roman"/>
          <w:b/>
          <w:bCs/>
          <w:i/>
          <w:iCs/>
          <w:color w:val="000000" w:themeColor="text1"/>
          <w:sz w:val="18"/>
          <w:szCs w:val="18"/>
        </w:rPr>
        <w:t xml:space="preserve"> </w:t>
      </w:r>
      <w:r w:rsidR="00C971FF">
        <w:rPr>
          <w:rFonts w:ascii="Times New Roman" w:hAnsi="Times New Roman" w:cs="Times New Roman"/>
          <w:b/>
          <w:bCs/>
          <w:i/>
          <w:iCs/>
          <w:color w:val="000000" w:themeColor="text1"/>
          <w:sz w:val="18"/>
          <w:szCs w:val="18"/>
        </w:rPr>
        <w:t>a</w:t>
      </w:r>
      <w:r>
        <w:rPr>
          <w:rFonts w:ascii="Times New Roman" w:hAnsi="Times New Roman" w:cs="Times New Roman"/>
          <w:b/>
          <w:bCs/>
          <w:i/>
          <w:iCs/>
          <w:color w:val="000000" w:themeColor="text1"/>
          <w:sz w:val="18"/>
          <w:szCs w:val="18"/>
        </w:rPr>
        <w:t xml:space="preserve">cross </w:t>
      </w:r>
      <w:r w:rsidR="00C971FF">
        <w:rPr>
          <w:rFonts w:ascii="Times New Roman" w:hAnsi="Times New Roman" w:cs="Times New Roman"/>
          <w:b/>
          <w:bCs/>
          <w:i/>
          <w:iCs/>
          <w:color w:val="000000" w:themeColor="text1"/>
          <w:sz w:val="18"/>
          <w:szCs w:val="18"/>
        </w:rPr>
        <w:t>d</w:t>
      </w:r>
      <w:r>
        <w:rPr>
          <w:rFonts w:ascii="Times New Roman" w:hAnsi="Times New Roman" w:cs="Times New Roman"/>
          <w:b/>
          <w:bCs/>
          <w:i/>
          <w:iCs/>
          <w:color w:val="000000" w:themeColor="text1"/>
          <w:sz w:val="18"/>
          <w:szCs w:val="18"/>
        </w:rPr>
        <w:t xml:space="preserve">ifferent </w:t>
      </w:r>
      <w:r w:rsidR="00C971FF">
        <w:rPr>
          <w:rFonts w:ascii="Times New Roman" w:hAnsi="Times New Roman" w:cs="Times New Roman"/>
          <w:b/>
          <w:bCs/>
          <w:i/>
          <w:iCs/>
          <w:color w:val="000000" w:themeColor="text1"/>
          <w:sz w:val="18"/>
          <w:szCs w:val="18"/>
        </w:rPr>
        <w:t>t</w:t>
      </w:r>
      <w:r>
        <w:rPr>
          <w:rFonts w:ascii="Times New Roman" w:hAnsi="Times New Roman" w:cs="Times New Roman"/>
          <w:b/>
          <w:bCs/>
          <w:i/>
          <w:iCs/>
          <w:color w:val="000000" w:themeColor="text1"/>
          <w:sz w:val="18"/>
          <w:szCs w:val="18"/>
        </w:rPr>
        <w:t xml:space="preserve">ime </w:t>
      </w:r>
      <w:r w:rsidR="00C971FF">
        <w:rPr>
          <w:rFonts w:ascii="Times New Roman" w:hAnsi="Times New Roman" w:cs="Times New Roman"/>
          <w:b/>
          <w:bCs/>
          <w:i/>
          <w:iCs/>
          <w:color w:val="000000" w:themeColor="text1"/>
          <w:sz w:val="18"/>
          <w:szCs w:val="18"/>
        </w:rPr>
        <w:t>p</w:t>
      </w:r>
      <w:r>
        <w:rPr>
          <w:rFonts w:ascii="Times New Roman" w:hAnsi="Times New Roman" w:cs="Times New Roman"/>
          <w:b/>
          <w:bCs/>
          <w:i/>
          <w:iCs/>
          <w:color w:val="000000" w:themeColor="text1"/>
          <w:sz w:val="18"/>
          <w:szCs w:val="18"/>
        </w:rPr>
        <w:t>oints</w:t>
      </w:r>
    </w:p>
    <w:p w14:paraId="117706FC" w14:textId="77777777" w:rsidR="00304219" w:rsidRDefault="00304219" w:rsidP="00304219">
      <w:pPr>
        <w:spacing w:line="360" w:lineRule="auto"/>
        <w:ind w:firstLineChars="200" w:firstLine="420"/>
        <w:rPr>
          <w:rFonts w:ascii="Times New Roman" w:hAnsi="Times New Roman" w:cs="Times New Roman"/>
          <w:color w:val="000000" w:themeColor="text1"/>
        </w:rPr>
      </w:pPr>
      <w:r>
        <w:rPr>
          <w:rFonts w:ascii="Times New Roman" w:hAnsi="Times New Roman" w:cs="Times New Roman"/>
          <w:color w:val="000000" w:themeColor="text1"/>
        </w:rPr>
        <w:t>The similarity among various contrasts at baseline, followup2, and followup3 suggests robust and consistent pattern</w:t>
      </w:r>
      <w:r>
        <w:rPr>
          <w:rFonts w:ascii="Times New Roman" w:hAnsi="Times New Roman" w:cs="Times New Roman" w:hint="eastAsia"/>
          <w:color w:val="000000" w:themeColor="text1"/>
        </w:rPr>
        <w:t>s</w:t>
      </w:r>
      <w:r>
        <w:rPr>
          <w:rFonts w:ascii="Times New Roman" w:hAnsi="Times New Roman" w:cs="Times New Roman"/>
          <w:color w:val="000000" w:themeColor="text1"/>
        </w:rPr>
        <w:t xml:space="preserve"> across </w:t>
      </w:r>
      <w:r>
        <w:rPr>
          <w:rFonts w:ascii="Times New Roman" w:hAnsi="Times New Roman" w:cs="Times New Roman" w:hint="eastAsia"/>
          <w:color w:val="000000" w:themeColor="text1"/>
        </w:rPr>
        <w:t>three</w:t>
      </w:r>
      <w:r>
        <w:rPr>
          <w:rFonts w:ascii="Times New Roman" w:hAnsi="Times New Roman" w:cs="Times New Roman"/>
          <w:color w:val="000000" w:themeColor="text1"/>
        </w:rPr>
        <w:t xml:space="preserve"> time points (see </w:t>
      </w:r>
      <w:r>
        <w:rPr>
          <w:rFonts w:ascii="Times New Roman" w:hAnsi="Times New Roman" w:cs="Times New Roman"/>
          <w:color w:val="FF0000"/>
        </w:rPr>
        <w:t xml:space="preserve">Supplementary Figure. </w:t>
      </w:r>
      <w:ins w:id="244" w:author="rongquan zhai" w:date="2024-12-26T23:30:00Z" w16du:dateUtc="2024-12-26T15:30:00Z">
        <w:r w:rsidR="002B7008">
          <w:rPr>
            <w:rFonts w:ascii="Times New Roman" w:hAnsi="Times New Roman" w:cs="Times New Roman"/>
            <w:color w:val="FF0000"/>
          </w:rPr>
          <w:t>7</w:t>
        </w:r>
      </w:ins>
      <w:del w:id="245" w:author="rongquan zhai" w:date="2024-12-26T23:26:00Z" w16du:dateUtc="2024-12-26T15:26:00Z">
        <w:r w:rsidDel="002B7008">
          <w:rPr>
            <w:rFonts w:ascii="Times New Roman" w:hAnsi="Times New Roman" w:cs="Times New Roman"/>
            <w:color w:val="FF0000"/>
          </w:rPr>
          <w:delText>4</w:delText>
        </w:r>
      </w:del>
      <w:r>
        <w:rPr>
          <w:rFonts w:ascii="Times New Roman" w:hAnsi="Times New Roman" w:cs="Times New Roman"/>
          <w:color w:val="000000" w:themeColor="text1"/>
        </w:rPr>
        <w:t xml:space="preserve">). Despite the absence of exposure to happy stimuli during the baseline phase, the stable patterns of contrasts involving other stimuli should imply a stable pattern of contrasts for happy stimuli as well. This reasoning also provides a foundation for predicting baseline responses to happy stimuli using data from followup2 and followup3. Once the prediction for baseline happy responses is achieved, the effectiveness of the prediction can be evaluated by comparing it to the T-maps containing happy stimuli from followup2. Here, followup2, is used as the </w:t>
      </w:r>
      <w:r w:rsidR="007F77EF">
        <w:rPr>
          <w:rFonts w:ascii="Times New Roman" w:hAnsi="Times New Roman" w:cs="Times New Roman"/>
          <w:color w:val="000000" w:themeColor="text1"/>
        </w:rPr>
        <w:t>ground truth</w:t>
      </w:r>
      <w:r>
        <w:rPr>
          <w:rFonts w:ascii="Times New Roman" w:hAnsi="Times New Roman" w:cs="Times New Roman"/>
          <w:color w:val="000000" w:themeColor="text1"/>
        </w:rPr>
        <w:t xml:space="preserve"> instead of followup3, because followup2, is more proximal to the baseline.</w:t>
      </w:r>
    </w:p>
    <w:p w14:paraId="1E53B5F5" w14:textId="77777777" w:rsidR="00304219" w:rsidRDefault="00304219" w:rsidP="00304219">
      <w:pPr>
        <w:spacing w:line="360" w:lineRule="auto"/>
        <w:rPr>
          <w:rFonts w:ascii="Times New Roman" w:hAnsi="Times New Roman" w:cs="Times New Roman"/>
          <w:b/>
          <w:bCs/>
          <w:i/>
          <w:iCs/>
          <w:color w:val="000000" w:themeColor="text1"/>
          <w:sz w:val="18"/>
          <w:szCs w:val="18"/>
        </w:rPr>
      </w:pPr>
      <w:r>
        <w:rPr>
          <w:rFonts w:ascii="Times New Roman" w:hAnsi="Times New Roman" w:cs="Times New Roman"/>
          <w:b/>
          <w:bCs/>
          <w:i/>
          <w:iCs/>
          <w:color w:val="000000" w:themeColor="text1"/>
          <w:sz w:val="18"/>
          <w:szCs w:val="18"/>
        </w:rPr>
        <w:t>2.</w:t>
      </w:r>
      <w:ins w:id="246" w:author="rongquan zhai" w:date="2024-12-26T23:07:00Z" w16du:dateUtc="2024-12-26T15:07:00Z">
        <w:r w:rsidR="00F3111F">
          <w:rPr>
            <w:rFonts w:ascii="Times New Roman" w:hAnsi="Times New Roman" w:cs="Times New Roman" w:hint="eastAsia"/>
            <w:b/>
            <w:bCs/>
            <w:i/>
            <w:iCs/>
            <w:color w:val="000000" w:themeColor="text1"/>
            <w:sz w:val="18"/>
            <w:szCs w:val="18"/>
          </w:rPr>
          <w:t>5</w:t>
        </w:r>
      </w:ins>
      <w:del w:id="247" w:author="rongquan zhai" w:date="2024-12-26T23:07:00Z" w16du:dateUtc="2024-12-26T15:07:00Z">
        <w:r w:rsidDel="00F3111F">
          <w:rPr>
            <w:rFonts w:ascii="Times New Roman" w:hAnsi="Times New Roman" w:cs="Times New Roman"/>
            <w:b/>
            <w:bCs/>
            <w:i/>
            <w:iCs/>
            <w:color w:val="000000" w:themeColor="text1"/>
            <w:sz w:val="18"/>
            <w:szCs w:val="18"/>
          </w:rPr>
          <w:delText>2</w:delText>
        </w:r>
      </w:del>
      <w:del w:id="248" w:author="rongquan zhai" w:date="2024-12-26T23:09:00Z" w16du:dateUtc="2024-12-26T15:09:00Z">
        <w:r w:rsidDel="00895944">
          <w:rPr>
            <w:rFonts w:ascii="Times New Roman" w:hAnsi="Times New Roman" w:cs="Times New Roman"/>
            <w:b/>
            <w:bCs/>
            <w:i/>
            <w:iCs/>
            <w:color w:val="000000" w:themeColor="text1"/>
            <w:sz w:val="18"/>
            <w:szCs w:val="18"/>
          </w:rPr>
          <w:delText>.</w:delText>
        </w:r>
      </w:del>
      <w:del w:id="249" w:author="rongquan zhai" w:date="2024-12-26T23:07:00Z" w16du:dateUtc="2024-12-26T15:07:00Z">
        <w:r w:rsidDel="00F3111F">
          <w:rPr>
            <w:rFonts w:ascii="Times New Roman" w:hAnsi="Times New Roman" w:cs="Times New Roman" w:hint="eastAsia"/>
            <w:b/>
            <w:bCs/>
            <w:i/>
            <w:iCs/>
            <w:color w:val="000000" w:themeColor="text1"/>
            <w:sz w:val="18"/>
            <w:szCs w:val="18"/>
          </w:rPr>
          <w:delText>3</w:delText>
        </w:r>
      </w:del>
      <w:r>
        <w:rPr>
          <w:rFonts w:ascii="Times New Roman" w:hAnsi="Times New Roman" w:cs="Times New Roman"/>
          <w:b/>
          <w:bCs/>
          <w:i/>
          <w:iCs/>
          <w:color w:val="000000" w:themeColor="text1"/>
          <w:sz w:val="18"/>
          <w:szCs w:val="18"/>
        </w:rPr>
        <w:t>.3 Population-</w:t>
      </w:r>
      <w:r w:rsidR="00C971FF">
        <w:rPr>
          <w:rFonts w:ascii="Times New Roman" w:hAnsi="Times New Roman" w:cs="Times New Roman"/>
          <w:b/>
          <w:bCs/>
          <w:i/>
          <w:iCs/>
          <w:color w:val="000000" w:themeColor="text1"/>
          <w:sz w:val="18"/>
          <w:szCs w:val="18"/>
        </w:rPr>
        <w:t>l</w:t>
      </w:r>
      <w:r>
        <w:rPr>
          <w:rFonts w:ascii="Times New Roman" w:hAnsi="Times New Roman" w:cs="Times New Roman"/>
          <w:b/>
          <w:bCs/>
          <w:i/>
          <w:iCs/>
          <w:color w:val="000000" w:themeColor="text1"/>
          <w:sz w:val="18"/>
          <w:szCs w:val="18"/>
        </w:rPr>
        <w:t xml:space="preserve">evel </w:t>
      </w:r>
      <w:r w:rsidR="00C971FF">
        <w:rPr>
          <w:rFonts w:ascii="Times New Roman" w:hAnsi="Times New Roman" w:cs="Times New Roman"/>
          <w:b/>
          <w:bCs/>
          <w:i/>
          <w:iCs/>
          <w:color w:val="000000" w:themeColor="text1"/>
          <w:sz w:val="18"/>
          <w:szCs w:val="18"/>
        </w:rPr>
        <w:t>p</w:t>
      </w:r>
      <w:r>
        <w:rPr>
          <w:rFonts w:ascii="Times New Roman" w:hAnsi="Times New Roman" w:cs="Times New Roman"/>
          <w:b/>
          <w:bCs/>
          <w:i/>
          <w:iCs/>
          <w:color w:val="000000" w:themeColor="text1"/>
          <w:sz w:val="18"/>
          <w:szCs w:val="18"/>
        </w:rPr>
        <w:t xml:space="preserve">rediction </w:t>
      </w:r>
      <w:r w:rsidR="00C971FF">
        <w:rPr>
          <w:rFonts w:ascii="Times New Roman" w:hAnsi="Times New Roman" w:cs="Times New Roman"/>
          <w:b/>
          <w:bCs/>
          <w:i/>
          <w:iCs/>
          <w:color w:val="000000" w:themeColor="text1"/>
          <w:sz w:val="18"/>
          <w:szCs w:val="18"/>
        </w:rPr>
        <w:t>e</w:t>
      </w:r>
      <w:r>
        <w:rPr>
          <w:rFonts w:ascii="Times New Roman" w:hAnsi="Times New Roman" w:cs="Times New Roman"/>
          <w:b/>
          <w:bCs/>
          <w:i/>
          <w:iCs/>
          <w:color w:val="000000" w:themeColor="text1"/>
          <w:sz w:val="18"/>
          <w:szCs w:val="18"/>
        </w:rPr>
        <w:t xml:space="preserve">valuation </w:t>
      </w:r>
      <w:r>
        <w:rPr>
          <w:rFonts w:ascii="Times New Roman" w:hAnsi="Times New Roman" w:cs="Times New Roman" w:hint="eastAsia"/>
          <w:b/>
          <w:bCs/>
          <w:i/>
          <w:iCs/>
          <w:color w:val="000000" w:themeColor="text1"/>
          <w:sz w:val="18"/>
          <w:szCs w:val="18"/>
        </w:rPr>
        <w:t xml:space="preserve">without </w:t>
      </w:r>
      <w:r w:rsidR="00C971FF">
        <w:rPr>
          <w:rFonts w:ascii="Times New Roman" w:hAnsi="Times New Roman" w:cs="Times New Roman"/>
          <w:b/>
          <w:bCs/>
          <w:i/>
          <w:iCs/>
          <w:color w:val="000000" w:themeColor="text1"/>
          <w:sz w:val="18"/>
          <w:szCs w:val="18"/>
        </w:rPr>
        <w:t>g</w:t>
      </w:r>
      <w:r>
        <w:rPr>
          <w:rFonts w:ascii="Times New Roman" w:hAnsi="Times New Roman" w:cs="Times New Roman"/>
          <w:b/>
          <w:bCs/>
          <w:i/>
          <w:iCs/>
          <w:color w:val="000000" w:themeColor="text1"/>
          <w:sz w:val="18"/>
          <w:szCs w:val="18"/>
        </w:rPr>
        <w:t>round</w:t>
      </w:r>
      <w:r>
        <w:rPr>
          <w:rFonts w:ascii="Times New Roman" w:hAnsi="Times New Roman" w:cs="Times New Roman" w:hint="eastAsia"/>
          <w:b/>
          <w:bCs/>
          <w:i/>
          <w:iCs/>
          <w:color w:val="000000" w:themeColor="text1"/>
          <w:sz w:val="18"/>
          <w:szCs w:val="18"/>
        </w:rPr>
        <w:t xml:space="preserve"> </w:t>
      </w:r>
      <w:r w:rsidR="00C971FF">
        <w:rPr>
          <w:rFonts w:ascii="Times New Roman" w:hAnsi="Times New Roman" w:cs="Times New Roman"/>
          <w:b/>
          <w:bCs/>
          <w:i/>
          <w:iCs/>
          <w:color w:val="000000" w:themeColor="text1"/>
          <w:sz w:val="18"/>
          <w:szCs w:val="18"/>
        </w:rPr>
        <w:t>t</w:t>
      </w:r>
      <w:r>
        <w:rPr>
          <w:rFonts w:ascii="Times New Roman" w:hAnsi="Times New Roman" w:cs="Times New Roman"/>
          <w:b/>
          <w:bCs/>
          <w:i/>
          <w:iCs/>
          <w:color w:val="000000" w:themeColor="text1"/>
          <w:sz w:val="18"/>
          <w:szCs w:val="18"/>
        </w:rPr>
        <w:t>ruth (</w:t>
      </w:r>
      <w:r w:rsidR="00C971FF">
        <w:rPr>
          <w:rFonts w:ascii="Times New Roman" w:hAnsi="Times New Roman" w:cs="Times New Roman"/>
          <w:b/>
          <w:bCs/>
          <w:i/>
          <w:iCs/>
          <w:color w:val="000000" w:themeColor="text1"/>
          <w:sz w:val="18"/>
          <w:szCs w:val="18"/>
        </w:rPr>
        <w:t>g</w:t>
      </w:r>
      <w:r>
        <w:rPr>
          <w:rFonts w:ascii="Times New Roman" w:hAnsi="Times New Roman" w:cs="Times New Roman"/>
          <w:b/>
          <w:bCs/>
          <w:i/>
          <w:iCs/>
          <w:color w:val="000000" w:themeColor="text1"/>
          <w:sz w:val="18"/>
          <w:szCs w:val="18"/>
        </w:rPr>
        <w:t>eneralization)</w:t>
      </w:r>
    </w:p>
    <w:p w14:paraId="0C784BA1" w14:textId="77777777" w:rsidR="00304219" w:rsidRDefault="00304219" w:rsidP="00304219">
      <w:pPr>
        <w:spacing w:line="360" w:lineRule="auto"/>
        <w:ind w:firstLineChars="200" w:firstLine="420"/>
        <w:rPr>
          <w:rFonts w:ascii="Times New Roman" w:hAnsi="Times New Roman" w:cs="Times New Roman"/>
          <w:color w:val="000000" w:themeColor="text1"/>
        </w:rPr>
      </w:pPr>
      <w:r>
        <w:rPr>
          <w:rFonts w:ascii="Times New Roman" w:hAnsi="Times New Roman" w:cs="Times New Roman"/>
          <w:color w:val="000000" w:themeColor="text1"/>
        </w:rPr>
        <w:t xml:space="preserve">Our ultimate goal is to use our existing information to predict the response to the missing happy condition response during the baseline phase. Based on the stability of the aforementioned patterns, we use the group T-maps of various contrasts from followup2 as the </w:t>
      </w:r>
      <w:r w:rsidR="007F77EF">
        <w:rPr>
          <w:rFonts w:ascii="Times New Roman" w:hAnsi="Times New Roman" w:cs="Times New Roman"/>
          <w:color w:val="000000" w:themeColor="text1"/>
        </w:rPr>
        <w:t>ground truth</w:t>
      </w:r>
      <w:r>
        <w:rPr>
          <w:rFonts w:ascii="Times New Roman" w:hAnsi="Times New Roman" w:cs="Times New Roman"/>
          <w:color w:val="000000" w:themeColor="text1"/>
        </w:rPr>
        <w:t xml:space="preserve"> to evaluate the prediction's effectiveness, see results in Figure. 5</w:t>
      </w:r>
      <w:r>
        <w:rPr>
          <w:rFonts w:ascii="Times New Roman" w:hAnsi="Times New Roman" w:cs="Times New Roman" w:hint="eastAsia"/>
          <w:color w:val="000000" w:themeColor="text1"/>
        </w:rPr>
        <w:t>b</w:t>
      </w:r>
      <w:r>
        <w:rPr>
          <w:rFonts w:ascii="Times New Roman" w:hAnsi="Times New Roman" w:cs="Times New Roman"/>
          <w:color w:val="000000" w:themeColor="text1"/>
        </w:rPr>
        <w:t xml:space="preserve"> (happy&gt;control, happy&gt;angry, (</w:t>
      </w:r>
      <w:proofErr w:type="spellStart"/>
      <w:r>
        <w:rPr>
          <w:rFonts w:ascii="Times New Roman" w:hAnsi="Times New Roman" w:cs="Times New Roman"/>
          <w:color w:val="000000" w:themeColor="text1"/>
        </w:rPr>
        <w:t>happy+angry</w:t>
      </w:r>
      <w:proofErr w:type="spellEnd"/>
      <w:r>
        <w:rPr>
          <w:rFonts w:ascii="Times New Roman" w:hAnsi="Times New Roman" w:cs="Times New Roman"/>
          <w:color w:val="000000" w:themeColor="text1"/>
        </w:rPr>
        <w:t>)&gt;2*neutral).</w:t>
      </w:r>
      <w:r>
        <w:rPr>
          <w:rFonts w:ascii="Times New Roman" w:hAnsi="Times New Roman" w:cs="Times New Roman" w:hint="eastAsia"/>
          <w:color w:val="000000" w:themeColor="text1"/>
        </w:rPr>
        <w:t xml:space="preserve"> </w:t>
      </w:r>
      <w:r>
        <w:rPr>
          <w:rFonts w:ascii="Times New Roman" w:hAnsi="Times New Roman" w:cs="Times New Roman"/>
          <w:color w:val="0D0D0D"/>
          <w:shd w:val="clear" w:color="auto" w:fill="FFFFFF"/>
        </w:rPr>
        <w:t>For each contrast, our predictions are highly accurate.</w:t>
      </w:r>
      <w:r>
        <w:rPr>
          <w:rFonts w:ascii="Times New Roman" w:hAnsi="Times New Roman" w:cs="Times New Roman" w:hint="eastAsia"/>
          <w:color w:val="0D0D0D"/>
          <w:shd w:val="clear" w:color="auto" w:fill="FFFFFF"/>
        </w:rPr>
        <w:t xml:space="preserve"> </w:t>
      </w:r>
    </w:p>
    <w:p w14:paraId="7DFA07DF" w14:textId="77777777" w:rsidR="00304219" w:rsidRPr="00B509E0" w:rsidRDefault="00304219" w:rsidP="00304219">
      <w:pPr>
        <w:spacing w:line="360" w:lineRule="auto"/>
        <w:rPr>
          <w:rFonts w:ascii="Times New Roman" w:hAnsi="Times New Roman" w:cs="Times New Roman"/>
          <w:color w:val="000000" w:themeColor="text1"/>
          <w:sz w:val="18"/>
          <w:szCs w:val="18"/>
          <w:rPrChange w:id="250" w:author="rongquan zhai" w:date="2024-12-26T23:36:00Z" w16du:dateUtc="2024-12-26T15:36:00Z">
            <w:rPr>
              <w:rFonts w:ascii="Times New Roman" w:hAnsi="Times New Roman" w:cs="Times New Roman"/>
              <w:b/>
              <w:bCs/>
              <w:i/>
              <w:iCs/>
              <w:color w:val="000000" w:themeColor="text1"/>
              <w:sz w:val="18"/>
              <w:szCs w:val="18"/>
            </w:rPr>
          </w:rPrChange>
        </w:rPr>
      </w:pPr>
      <w:r>
        <w:rPr>
          <w:rFonts w:ascii="Times New Roman" w:hAnsi="Times New Roman" w:cs="Times New Roman"/>
          <w:b/>
          <w:bCs/>
          <w:i/>
          <w:iCs/>
          <w:color w:val="000000" w:themeColor="text1"/>
          <w:sz w:val="18"/>
          <w:szCs w:val="18"/>
        </w:rPr>
        <w:t>2.</w:t>
      </w:r>
      <w:ins w:id="251" w:author="rongquan zhai" w:date="2024-12-26T23:07:00Z" w16du:dateUtc="2024-12-26T15:07:00Z">
        <w:r w:rsidR="00E31977">
          <w:rPr>
            <w:rFonts w:ascii="Times New Roman" w:hAnsi="Times New Roman" w:cs="Times New Roman" w:hint="eastAsia"/>
            <w:b/>
            <w:bCs/>
            <w:i/>
            <w:iCs/>
            <w:color w:val="000000" w:themeColor="text1"/>
            <w:sz w:val="18"/>
            <w:szCs w:val="18"/>
          </w:rPr>
          <w:t>5</w:t>
        </w:r>
      </w:ins>
      <w:del w:id="252" w:author="rongquan zhai" w:date="2024-12-26T23:07:00Z" w16du:dateUtc="2024-12-26T15:07:00Z">
        <w:r w:rsidDel="00E31977">
          <w:rPr>
            <w:rFonts w:ascii="Times New Roman" w:hAnsi="Times New Roman" w:cs="Times New Roman"/>
            <w:b/>
            <w:bCs/>
            <w:i/>
            <w:iCs/>
            <w:color w:val="000000" w:themeColor="text1"/>
            <w:sz w:val="18"/>
            <w:szCs w:val="18"/>
          </w:rPr>
          <w:delText>2</w:delText>
        </w:r>
      </w:del>
      <w:del w:id="253" w:author="rongquan zhai" w:date="2024-12-26T23:09:00Z" w16du:dateUtc="2024-12-26T15:09:00Z">
        <w:r w:rsidDel="00895944">
          <w:rPr>
            <w:rFonts w:ascii="Times New Roman" w:hAnsi="Times New Roman" w:cs="Times New Roman"/>
            <w:b/>
            <w:bCs/>
            <w:i/>
            <w:iCs/>
            <w:color w:val="000000" w:themeColor="text1"/>
            <w:sz w:val="18"/>
            <w:szCs w:val="18"/>
          </w:rPr>
          <w:delText>.</w:delText>
        </w:r>
      </w:del>
      <w:del w:id="254" w:author="rongquan zhai" w:date="2024-12-26T23:07:00Z" w16du:dateUtc="2024-12-26T15:07:00Z">
        <w:r w:rsidDel="00E31977">
          <w:rPr>
            <w:rFonts w:ascii="Times New Roman" w:hAnsi="Times New Roman" w:cs="Times New Roman" w:hint="eastAsia"/>
            <w:b/>
            <w:bCs/>
            <w:i/>
            <w:iCs/>
            <w:color w:val="000000" w:themeColor="text1"/>
            <w:sz w:val="18"/>
            <w:szCs w:val="18"/>
          </w:rPr>
          <w:delText>3</w:delText>
        </w:r>
      </w:del>
      <w:r>
        <w:rPr>
          <w:rFonts w:ascii="Times New Roman" w:hAnsi="Times New Roman" w:cs="Times New Roman"/>
          <w:b/>
          <w:bCs/>
          <w:i/>
          <w:iCs/>
          <w:color w:val="000000" w:themeColor="text1"/>
          <w:sz w:val="18"/>
          <w:szCs w:val="18"/>
        </w:rPr>
        <w:t>.4 Individual-</w:t>
      </w:r>
      <w:r w:rsidR="00C971FF">
        <w:rPr>
          <w:rFonts w:ascii="Times New Roman" w:hAnsi="Times New Roman" w:cs="Times New Roman"/>
          <w:b/>
          <w:bCs/>
          <w:i/>
          <w:iCs/>
          <w:color w:val="000000" w:themeColor="text1"/>
          <w:sz w:val="18"/>
          <w:szCs w:val="18"/>
        </w:rPr>
        <w:t>l</w:t>
      </w:r>
      <w:r>
        <w:rPr>
          <w:rFonts w:ascii="Times New Roman" w:hAnsi="Times New Roman" w:cs="Times New Roman"/>
          <w:b/>
          <w:bCs/>
          <w:i/>
          <w:iCs/>
          <w:color w:val="000000" w:themeColor="text1"/>
          <w:sz w:val="18"/>
          <w:szCs w:val="18"/>
        </w:rPr>
        <w:t xml:space="preserve">evel </w:t>
      </w:r>
      <w:r w:rsidR="00C971FF">
        <w:rPr>
          <w:rFonts w:ascii="Times New Roman" w:hAnsi="Times New Roman" w:cs="Times New Roman"/>
          <w:b/>
          <w:bCs/>
          <w:i/>
          <w:iCs/>
          <w:color w:val="000000" w:themeColor="text1"/>
          <w:sz w:val="18"/>
          <w:szCs w:val="18"/>
        </w:rPr>
        <w:t>p</w:t>
      </w:r>
      <w:r>
        <w:rPr>
          <w:rFonts w:ascii="Times New Roman" w:hAnsi="Times New Roman" w:cs="Times New Roman"/>
          <w:b/>
          <w:bCs/>
          <w:i/>
          <w:iCs/>
          <w:color w:val="000000" w:themeColor="text1"/>
          <w:sz w:val="18"/>
          <w:szCs w:val="18"/>
        </w:rPr>
        <w:t xml:space="preserve">rediction </w:t>
      </w:r>
      <w:r w:rsidR="00C971FF">
        <w:rPr>
          <w:rFonts w:ascii="Times New Roman" w:hAnsi="Times New Roman" w:cs="Times New Roman"/>
          <w:b/>
          <w:bCs/>
          <w:i/>
          <w:iCs/>
          <w:color w:val="000000" w:themeColor="text1"/>
          <w:sz w:val="18"/>
          <w:szCs w:val="18"/>
        </w:rPr>
        <w:t>e</w:t>
      </w:r>
      <w:r>
        <w:rPr>
          <w:rFonts w:ascii="Times New Roman" w:hAnsi="Times New Roman" w:cs="Times New Roman"/>
          <w:b/>
          <w:bCs/>
          <w:i/>
          <w:iCs/>
          <w:color w:val="000000" w:themeColor="text1"/>
          <w:sz w:val="18"/>
          <w:szCs w:val="18"/>
        </w:rPr>
        <w:t>valuation</w:t>
      </w:r>
      <w:ins w:id="255" w:author="rongquan zhai" w:date="2024-12-26T23:34:00Z" w16du:dateUtc="2024-12-26T15:34:00Z">
        <w:r w:rsidR="00AD3488">
          <w:rPr>
            <w:rFonts w:ascii="Times New Roman" w:hAnsi="Times New Roman" w:cs="Times New Roman"/>
            <w:b/>
            <w:bCs/>
            <w:i/>
            <w:iCs/>
            <w:color w:val="000000" w:themeColor="text1"/>
            <w:sz w:val="18"/>
            <w:szCs w:val="18"/>
          </w:rPr>
          <w:t xml:space="preserve"> (validation and </w:t>
        </w:r>
      </w:ins>
      <w:ins w:id="256" w:author="rongquan zhai" w:date="2024-12-26T23:35:00Z" w16du:dateUtc="2024-12-26T15:35:00Z">
        <w:r w:rsidR="00AD3488">
          <w:rPr>
            <w:rFonts w:ascii="Times New Roman" w:hAnsi="Times New Roman" w:cs="Times New Roman"/>
            <w:b/>
            <w:bCs/>
            <w:i/>
            <w:iCs/>
            <w:color w:val="000000" w:themeColor="text1"/>
            <w:sz w:val="18"/>
            <w:szCs w:val="18"/>
          </w:rPr>
          <w:t>generalization)</w:t>
        </w:r>
      </w:ins>
    </w:p>
    <w:p w14:paraId="7C0CF28A" w14:textId="77777777" w:rsidR="00304219" w:rsidRDefault="00304219" w:rsidP="00304219">
      <w:pPr>
        <w:spacing w:line="360" w:lineRule="auto"/>
        <w:ind w:firstLineChars="200" w:firstLine="420"/>
        <w:rPr>
          <w:rFonts w:ascii="Times New Roman" w:hAnsi="Times New Roman" w:cs="Times New Roman"/>
          <w:color w:val="000000" w:themeColor="text1"/>
        </w:rPr>
      </w:pPr>
      <w:r>
        <w:rPr>
          <w:rFonts w:ascii="Times New Roman" w:hAnsi="Times New Roman" w:cs="Times New Roman"/>
          <w:color w:val="000000" w:themeColor="text1"/>
          <w:szCs w:val="21"/>
        </w:rPr>
        <w:t xml:space="preserve">We first present two example individual-level prediction results for each case, see in Figure. 6a left side, the left is the real response and the middle is the prediction without prior emotion </w:t>
      </w:r>
      <w:r>
        <w:rPr>
          <w:rFonts w:ascii="Times New Roman" w:hAnsi="Times New Roman" w:cs="Times New Roman"/>
          <w:color w:val="000000" w:themeColor="text1"/>
          <w:szCs w:val="21"/>
        </w:rPr>
        <w:lastRenderedPageBreak/>
        <w:t xml:space="preserve">knowledge, and the right column is the prediction with prior emotion knowledge (add emotional valence and emotional arousal response of the whole brain at regression part, see in regression part at Figure.4).  Next, for several key emotion-related brain regions, we calculate the correlation between the predicted and actual signals for </w:t>
      </w:r>
      <w:r>
        <w:rPr>
          <w:rFonts w:ascii="Times New Roman" w:hAnsi="Times New Roman" w:cs="Times New Roman" w:hint="eastAsia"/>
          <w:color w:val="000000" w:themeColor="text1"/>
          <w:szCs w:val="21"/>
        </w:rPr>
        <w:t>angry</w:t>
      </w:r>
      <w:r>
        <w:rPr>
          <w:rFonts w:ascii="Times New Roman" w:hAnsi="Times New Roman" w:cs="Times New Roman"/>
          <w:color w:val="000000" w:themeColor="text1"/>
          <w:szCs w:val="21"/>
        </w:rPr>
        <w:t>&gt;neutral and happy&gt;angry contrasts in each individual at baseline and then show the distribution in several key brain regions (</w:t>
      </w:r>
      <w:proofErr w:type="spellStart"/>
      <w:r>
        <w:rPr>
          <w:rFonts w:ascii="Times New Roman" w:hAnsi="Times New Roman" w:cs="Times New Roman"/>
          <w:color w:val="000000" w:themeColor="text1"/>
          <w:szCs w:val="21"/>
        </w:rPr>
        <w:t>rIFC</w:t>
      </w:r>
      <w:proofErr w:type="spellEnd"/>
      <w:r>
        <w:rPr>
          <w:rFonts w:ascii="Times New Roman" w:hAnsi="Times New Roman" w:cs="Times New Roman"/>
          <w:color w:val="000000" w:themeColor="text1"/>
          <w:szCs w:val="21"/>
        </w:rPr>
        <w:t xml:space="preserve">, </w:t>
      </w:r>
      <w:proofErr w:type="spellStart"/>
      <w:r>
        <w:rPr>
          <w:rFonts w:ascii="Times New Roman" w:hAnsi="Times New Roman" w:cs="Times New Roman"/>
          <w:color w:val="000000" w:themeColor="text1"/>
          <w:szCs w:val="21"/>
        </w:rPr>
        <w:t>rAmygdala</w:t>
      </w:r>
      <w:proofErr w:type="spellEnd"/>
      <w:r>
        <w:rPr>
          <w:rFonts w:ascii="Times New Roman" w:hAnsi="Times New Roman" w:cs="Times New Roman"/>
          <w:color w:val="000000" w:themeColor="text1"/>
          <w:szCs w:val="21"/>
        </w:rPr>
        <w:t xml:space="preserve"> and </w:t>
      </w:r>
      <w:proofErr w:type="spellStart"/>
      <w:r>
        <w:rPr>
          <w:rFonts w:ascii="Times New Roman" w:hAnsi="Times New Roman" w:cs="Times New Roman"/>
          <w:color w:val="000000" w:themeColor="text1"/>
          <w:szCs w:val="21"/>
        </w:rPr>
        <w:t>rFusiform</w:t>
      </w:r>
      <w:proofErr w:type="spellEnd"/>
      <w:r>
        <w:rPr>
          <w:rFonts w:ascii="Times New Roman" w:hAnsi="Times New Roman" w:cs="Times New Roman"/>
          <w:color w:val="000000" w:themeColor="text1"/>
          <w:szCs w:val="21"/>
        </w:rPr>
        <w:t xml:space="preserve">, the detailed information can be found in </w:t>
      </w:r>
      <w:r>
        <w:rPr>
          <w:rFonts w:ascii="Times New Roman" w:hAnsi="Times New Roman" w:cs="Times New Roman"/>
          <w:color w:val="FF0000"/>
          <w:szCs w:val="21"/>
        </w:rPr>
        <w:t>Supplementary</w:t>
      </w:r>
      <w:r>
        <w:rPr>
          <w:rFonts w:ascii="Times New Roman" w:hAnsi="Times New Roman" w:cs="Times New Roman"/>
          <w:color w:val="000000" w:themeColor="text1"/>
          <w:szCs w:val="21"/>
        </w:rPr>
        <w:t xml:space="preserve"> Table. 1), see in Figure. 6a right side. Consistent with the previous group-level evaluation </w:t>
      </w:r>
      <w:r>
        <w:rPr>
          <w:rFonts w:ascii="Times New Roman" w:hAnsi="Times New Roman" w:cs="Times New Roman" w:hint="eastAsia"/>
          <w:color w:val="000000" w:themeColor="text1"/>
          <w:szCs w:val="21"/>
        </w:rPr>
        <w:t>process</w:t>
      </w:r>
      <w:r>
        <w:rPr>
          <w:rFonts w:ascii="Times New Roman" w:hAnsi="Times New Roman" w:cs="Times New Roman"/>
          <w:color w:val="000000" w:themeColor="text1"/>
          <w:szCs w:val="21"/>
        </w:rPr>
        <w:t xml:space="preserve">, for cases where a </w:t>
      </w:r>
      <w:r w:rsidR="007F77EF">
        <w:rPr>
          <w:rFonts w:ascii="Times New Roman" w:hAnsi="Times New Roman" w:cs="Times New Roman"/>
          <w:color w:val="000000" w:themeColor="text1"/>
          <w:szCs w:val="21"/>
        </w:rPr>
        <w:t>ground truth</w:t>
      </w:r>
      <w:r>
        <w:rPr>
          <w:rFonts w:ascii="Times New Roman" w:hAnsi="Times New Roman" w:cs="Times New Roman"/>
          <w:color w:val="000000" w:themeColor="text1"/>
          <w:szCs w:val="21"/>
        </w:rPr>
        <w:t xml:space="preserve"> was available, we used it as a reference. For cases without a </w:t>
      </w:r>
      <w:r w:rsidR="007F77EF">
        <w:rPr>
          <w:rFonts w:ascii="Times New Roman" w:hAnsi="Times New Roman" w:cs="Times New Roman"/>
          <w:color w:val="000000" w:themeColor="text1"/>
          <w:szCs w:val="21"/>
        </w:rPr>
        <w:t>ground truth</w:t>
      </w:r>
      <w:r>
        <w:rPr>
          <w:rFonts w:ascii="Times New Roman" w:hAnsi="Times New Roman" w:cs="Times New Roman"/>
          <w:color w:val="000000" w:themeColor="text1"/>
          <w:szCs w:val="21"/>
        </w:rPr>
        <w:t xml:space="preserve">, we used individual-level responses from followup2 as the </w:t>
      </w:r>
      <w:r w:rsidR="007F77EF">
        <w:rPr>
          <w:rFonts w:ascii="Times New Roman" w:hAnsi="Times New Roman" w:cs="Times New Roman"/>
          <w:color w:val="000000" w:themeColor="text1"/>
          <w:szCs w:val="21"/>
        </w:rPr>
        <w:t>ground truth</w:t>
      </w:r>
      <w:r>
        <w:rPr>
          <w:rFonts w:ascii="Times New Roman" w:hAnsi="Times New Roman" w:cs="Times New Roman"/>
          <w:color w:val="000000" w:themeColor="text1"/>
          <w:szCs w:val="21"/>
        </w:rPr>
        <w:t xml:space="preserve"> for predicting happiness in the baseline phase for comparison.</w:t>
      </w:r>
      <w:r>
        <w:rPr>
          <w:rFonts w:ascii="Times New Roman" w:hAnsi="Times New Roman" w:cs="Times New Roman" w:hint="eastAsia"/>
          <w:color w:val="000000" w:themeColor="text1"/>
          <w:szCs w:val="21"/>
        </w:rPr>
        <w:t xml:space="preserve"> </w:t>
      </w:r>
      <w:r>
        <w:rPr>
          <w:rFonts w:ascii="Times New Roman" w:hAnsi="Times New Roman" w:cs="Times New Roman"/>
          <w:color w:val="000000" w:themeColor="text1"/>
          <w:szCs w:val="21"/>
        </w:rPr>
        <w:t xml:space="preserve">Overall, we found that for both the whole brain and these key brain regions, the vast majority of individuals could be predicted very well, the significant threshold is determined by spin test from </w:t>
      </w:r>
      <w:proofErr w:type="spellStart"/>
      <w:r>
        <w:rPr>
          <w:rFonts w:ascii="Times New Roman" w:hAnsi="Times New Roman" w:cs="Times New Roman"/>
          <w:color w:val="000000" w:themeColor="text1"/>
          <w:szCs w:val="21"/>
        </w:rPr>
        <w:t>neuromaps</w:t>
      </w:r>
      <w:proofErr w:type="spellEnd"/>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fldChar w:fldCharType="begin"/>
      </w:r>
      <w:r>
        <w:rPr>
          <w:rFonts w:ascii="Times New Roman" w:hAnsi="Times New Roman" w:cs="Times New Roman"/>
          <w:color w:val="000000" w:themeColor="text1"/>
          <w:szCs w:val="21"/>
        </w:rPr>
        <w:instrText xml:space="preserve"> ADDIN EN.CITE &lt;EndNote&gt;&lt;Cite&gt;&lt;Author&gt;Markello&lt;/Author&gt;&lt;Year&gt;2022&lt;/Year&gt;&lt;RecNum&gt;165&lt;/RecNum&gt;&lt;DisplayText&gt;(Markello et al., 2022)&lt;/DisplayText&gt;&lt;record&gt;&lt;rec-number&gt;165&lt;/rec-number&gt;&lt;foreign-keys&gt;&lt;key app="EN" db-id="tpfrd5zae559djexsr5vtzdfpxp9evp0s5ep" timestamp="1721786614"&gt;165&lt;/key&gt;&lt;/foreign-keys&gt;&lt;ref-type name="Journal Article"&gt;17&lt;/ref-type&gt;&lt;contributors&gt;&lt;authors&gt;&lt;author&gt;Markello, Ross D&lt;/author&gt;&lt;author&gt;Hansen, Justine Y&lt;/author&gt;&lt;author&gt;Liu, Zhen-Qi&lt;/author&gt;&lt;author&gt;Bazinet, Vincent&lt;/author&gt;&lt;author&gt;Shafiei, Golia&lt;/author&gt;&lt;author&gt;Suárez, Laura E&lt;/author&gt;&lt;author&gt;Blostein, Nadia&lt;/author&gt;&lt;author&gt;Seidlitz, Jakob&lt;/author&gt;&lt;author&gt;Baillet, Sylvain&lt;/author&gt;&lt;author&gt;Satterthwaite, Theodore D&lt;/author&gt;&lt;/authors&gt;&lt;/contributors&gt;&lt;titles&gt;&lt;title&gt;Neuromaps: structural and functional interpretation of brain maps&lt;/title&gt;&lt;secondary-title&gt;Nature Methods&lt;/secondary-title&gt;&lt;/titles&gt;&lt;periodical&gt;&lt;full-title&gt;Nature Methods&lt;/full-title&gt;&lt;/periodical&gt;&lt;pages&gt;1472-1479&lt;/pages&gt;&lt;volume&gt;19&lt;/volume&gt;&lt;number&gt;11&lt;/number&gt;&lt;dates&gt;&lt;year&gt;2022&lt;/year&gt;&lt;/dates&gt;&lt;isbn&gt;1548-7091&lt;/isbn&gt;&lt;urls&gt;&lt;/urls&gt;&lt;/record&gt;&lt;/Cite&gt;&lt;/EndNote&gt;</w:instrText>
      </w:r>
      <w:r>
        <w:rPr>
          <w:rFonts w:ascii="Times New Roman" w:hAnsi="Times New Roman" w:cs="Times New Roman"/>
          <w:color w:val="000000" w:themeColor="text1"/>
          <w:szCs w:val="21"/>
        </w:rPr>
        <w:fldChar w:fldCharType="separate"/>
      </w:r>
      <w:r>
        <w:rPr>
          <w:rFonts w:ascii="Times New Roman" w:hAnsi="Times New Roman" w:cs="Times New Roman"/>
          <w:color w:val="000000" w:themeColor="text1"/>
          <w:szCs w:val="21"/>
        </w:rPr>
        <w:t>(</w:t>
      </w:r>
      <w:proofErr w:type="spellStart"/>
      <w:r>
        <w:rPr>
          <w:rFonts w:ascii="Times New Roman" w:hAnsi="Times New Roman" w:cs="Times New Roman"/>
          <w:color w:val="000000" w:themeColor="text1"/>
          <w:szCs w:val="21"/>
        </w:rPr>
        <w:t>Markello</w:t>
      </w:r>
      <w:proofErr w:type="spellEnd"/>
      <w:r>
        <w:rPr>
          <w:rFonts w:ascii="Times New Roman" w:hAnsi="Times New Roman" w:cs="Times New Roman"/>
          <w:color w:val="000000" w:themeColor="text1"/>
          <w:szCs w:val="21"/>
        </w:rPr>
        <w:t xml:space="preserve"> et al., 2022)</w:t>
      </w:r>
      <w:r>
        <w:rPr>
          <w:rFonts w:ascii="Times New Roman" w:hAnsi="Times New Roman" w:cs="Times New Roman"/>
          <w:color w:val="000000" w:themeColor="text1"/>
          <w:szCs w:val="21"/>
        </w:rPr>
        <w:fldChar w:fldCharType="end"/>
      </w:r>
      <w:r>
        <w:rPr>
          <w:rFonts w:ascii="Times New Roman" w:hAnsi="Times New Roman" w:cs="Times New Roman"/>
          <w:color w:val="000000" w:themeColor="text1"/>
          <w:szCs w:val="21"/>
        </w:rPr>
        <w:t>, and predictions that took into account prior emotion knowledge (add emotional valence and emotional arousal response of the whole brain at regression part, see in regression part at Figure.</w:t>
      </w:r>
      <w:ins w:id="257" w:author="rongquan zhai" w:date="2024-12-27T11:02:00Z" w16du:dateUtc="2024-12-27T03:02:00Z">
        <w:r w:rsidR="001C45FA">
          <w:rPr>
            <w:rFonts w:ascii="Times New Roman" w:hAnsi="Times New Roman" w:cs="Times New Roman"/>
            <w:color w:val="000000" w:themeColor="text1"/>
            <w:szCs w:val="21"/>
          </w:rPr>
          <w:t xml:space="preserve"> </w:t>
        </w:r>
      </w:ins>
      <w:r>
        <w:rPr>
          <w:rFonts w:ascii="Times New Roman" w:hAnsi="Times New Roman" w:cs="Times New Roman"/>
          <w:color w:val="000000" w:themeColor="text1"/>
          <w:szCs w:val="21"/>
        </w:rPr>
        <w:t>4) were superior to those using only activation which cause the distribution’s mean are bigger.</w:t>
      </w:r>
      <w:r>
        <w:rPr>
          <w:rFonts w:ascii="Times New Roman" w:hAnsi="Times New Roman" w:cs="Times New Roman" w:hint="eastAsia"/>
          <w:color w:val="000000" w:themeColor="text1"/>
          <w:szCs w:val="21"/>
        </w:rPr>
        <w:t xml:space="preserve"> </w:t>
      </w:r>
      <w:r>
        <w:rPr>
          <w:rFonts w:ascii="Times New Roman" w:hAnsi="Times New Roman" w:cs="Times New Roman" w:hint="eastAsia"/>
          <w:color w:val="000000" w:themeColor="text1"/>
        </w:rPr>
        <w:t>F</w:t>
      </w:r>
      <w:r>
        <w:rPr>
          <w:rFonts w:ascii="Times New Roman" w:hAnsi="Times New Roman" w:cs="Times New Roman"/>
          <w:color w:val="000000" w:themeColor="text1"/>
        </w:rPr>
        <w:t>or the sake of concise illustration</w:t>
      </w:r>
      <w:r>
        <w:rPr>
          <w:rFonts w:ascii="Times New Roman" w:hAnsi="Times New Roman" w:cs="Times New Roman"/>
          <w:color w:val="000000" w:themeColor="text1"/>
          <w:szCs w:val="21"/>
        </w:rPr>
        <w:t>, w</w:t>
      </w:r>
      <w:r>
        <w:rPr>
          <w:rFonts w:ascii="Times New Roman" w:hAnsi="Times New Roman" w:cs="Times New Roman" w:hint="eastAsia"/>
          <w:color w:val="000000" w:themeColor="text1"/>
          <w:szCs w:val="21"/>
        </w:rPr>
        <w:t>e present</w:t>
      </w:r>
      <w:r>
        <w:rPr>
          <w:rFonts w:ascii="Times New Roman" w:hAnsi="Times New Roman" w:cs="Times New Roman"/>
          <w:color w:val="000000" w:themeColor="text1"/>
          <w:szCs w:val="21"/>
        </w:rPr>
        <w:t xml:space="preserve"> the prediction for angry in baseline and prediction for happy in baseline here (Figure. 6a), remaining prediction cases can be seen in </w:t>
      </w:r>
      <w:r>
        <w:rPr>
          <w:rFonts w:ascii="Times New Roman" w:hAnsi="Times New Roman" w:cs="Times New Roman"/>
          <w:color w:val="FF0000"/>
          <w:szCs w:val="21"/>
        </w:rPr>
        <w:t xml:space="preserve">Supplementary Figure. </w:t>
      </w:r>
      <w:ins w:id="258" w:author="rongquan zhai" w:date="2024-12-26T23:32:00Z" w16du:dateUtc="2024-12-26T15:32:00Z">
        <w:r w:rsidR="002B7008">
          <w:rPr>
            <w:rFonts w:ascii="Times New Roman" w:hAnsi="Times New Roman" w:cs="Times New Roman"/>
            <w:color w:val="FF0000"/>
            <w:szCs w:val="21"/>
          </w:rPr>
          <w:t>8</w:t>
        </w:r>
      </w:ins>
      <w:del w:id="259" w:author="rongquan zhai" w:date="2024-12-26T23:32:00Z" w16du:dateUtc="2024-12-26T15:32:00Z">
        <w:r w:rsidDel="002B7008">
          <w:rPr>
            <w:rFonts w:ascii="Times New Roman" w:hAnsi="Times New Roman" w:cs="Times New Roman"/>
            <w:color w:val="FF0000"/>
            <w:szCs w:val="21"/>
          </w:rPr>
          <w:delText>6</w:delText>
        </w:r>
      </w:del>
      <w:r>
        <w:rPr>
          <w:rFonts w:ascii="Times New Roman" w:hAnsi="Times New Roman" w:cs="Times New Roman"/>
          <w:color w:val="000000" w:themeColor="text1"/>
          <w:szCs w:val="21"/>
        </w:rPr>
        <w:t>.</w:t>
      </w:r>
    </w:p>
    <w:p w14:paraId="17C193FE" w14:textId="77777777" w:rsidR="00304219" w:rsidRDefault="00304219" w:rsidP="00304219">
      <w:pPr>
        <w:spacing w:line="360" w:lineRule="auto"/>
        <w:ind w:firstLineChars="200" w:firstLine="420"/>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We calculated the correlations between each individual's predicted response (with prior emotion knowledge) for a specific condition and the actual condition responses of all participants. We found that the diagonal values were the highest, indicating that for any given individual, their predicted response most closely resembled their own actual response, while showing less similarity to others' responses, see in Figure. 6a </w:t>
      </w:r>
      <w:r>
        <w:rPr>
          <w:rFonts w:ascii="Times New Roman" w:hAnsi="Times New Roman" w:cs="Times New Roman" w:hint="eastAsia"/>
          <w:color w:val="000000" w:themeColor="text1"/>
          <w:szCs w:val="21"/>
        </w:rPr>
        <w:t xml:space="preserve">middle column </w:t>
      </w:r>
      <w:r>
        <w:rPr>
          <w:rFonts w:ascii="Times New Roman" w:hAnsi="Times New Roman" w:cs="Times New Roman"/>
          <w:color w:val="000000" w:themeColor="text1"/>
          <w:szCs w:val="21"/>
        </w:rPr>
        <w:t xml:space="preserve">and </w:t>
      </w:r>
      <w:r>
        <w:rPr>
          <w:rFonts w:ascii="Times New Roman" w:hAnsi="Times New Roman" w:cs="Times New Roman"/>
          <w:color w:val="FF0000"/>
          <w:szCs w:val="21"/>
        </w:rPr>
        <w:t xml:space="preserve">Supplementary Figure. </w:t>
      </w:r>
      <w:ins w:id="260" w:author="rongquan zhai" w:date="2024-12-26T23:32:00Z" w16du:dateUtc="2024-12-26T15:32:00Z">
        <w:r w:rsidR="002B7008">
          <w:rPr>
            <w:rFonts w:ascii="Times New Roman" w:hAnsi="Times New Roman" w:cs="Times New Roman"/>
            <w:color w:val="FF0000"/>
            <w:szCs w:val="21"/>
          </w:rPr>
          <w:t>9</w:t>
        </w:r>
      </w:ins>
      <w:del w:id="261" w:author="rongquan zhai" w:date="2024-12-26T23:32:00Z" w16du:dateUtc="2024-12-26T15:32:00Z">
        <w:r w:rsidDel="002B7008">
          <w:rPr>
            <w:rFonts w:ascii="Times New Roman" w:hAnsi="Times New Roman" w:cs="Times New Roman"/>
            <w:color w:val="FF0000"/>
            <w:szCs w:val="21"/>
          </w:rPr>
          <w:delText>5</w:delText>
        </w:r>
      </w:del>
      <w:r>
        <w:rPr>
          <w:rFonts w:ascii="Times New Roman" w:hAnsi="Times New Roman" w:cs="Times New Roman"/>
          <w:color w:val="000000" w:themeColor="text1"/>
          <w:szCs w:val="21"/>
        </w:rPr>
        <w:t>.</w:t>
      </w:r>
    </w:p>
    <w:p w14:paraId="7857347D" w14:textId="77777777" w:rsidR="00304219" w:rsidRDefault="00304219" w:rsidP="00304219">
      <w:pPr>
        <w:spacing w:line="360" w:lineRule="auto"/>
        <w:ind w:firstLineChars="200" w:firstLine="420"/>
        <w:rPr>
          <w:rFonts w:ascii="Times New Roman" w:hAnsi="Times New Roman" w:cs="Times New Roman"/>
          <w:color w:val="000000" w:themeColor="text1"/>
        </w:rPr>
      </w:pPr>
      <w:r>
        <w:rPr>
          <w:rFonts w:ascii="Times New Roman" w:hAnsi="Times New Roman" w:cs="Times New Roman" w:hint="eastAsia"/>
          <w:color w:val="0D0D0D"/>
          <w:shd w:val="clear" w:color="auto" w:fill="FFFFFF"/>
        </w:rPr>
        <w:t>I</w:t>
      </w:r>
      <w:r>
        <w:rPr>
          <w:rFonts w:ascii="Times New Roman" w:hAnsi="Times New Roman" w:cs="Times New Roman"/>
          <w:color w:val="0D0D0D"/>
          <w:shd w:val="clear" w:color="auto" w:fill="FFFFFF"/>
        </w:rPr>
        <w:t xml:space="preserve">n terms of individual-level results, </w:t>
      </w:r>
      <w:r>
        <w:rPr>
          <w:rFonts w:ascii="Times New Roman" w:hAnsi="Times New Roman" w:cs="Times New Roman" w:hint="eastAsia"/>
          <w:color w:val="0D0D0D"/>
          <w:shd w:val="clear" w:color="auto" w:fill="FFFFFF"/>
        </w:rPr>
        <w:t>f</w:t>
      </w:r>
      <w:r>
        <w:rPr>
          <w:rFonts w:ascii="Times New Roman" w:hAnsi="Times New Roman" w:cs="Times New Roman"/>
          <w:color w:val="0D0D0D"/>
          <w:shd w:val="clear" w:color="auto" w:fill="FFFFFF"/>
        </w:rPr>
        <w:t>or the cases where ground truth predictions are available,</w:t>
      </w:r>
      <w:r>
        <w:rPr>
          <w:rFonts w:ascii="Times New Roman" w:hAnsi="Times New Roman" w:cs="Times New Roman" w:hint="eastAsia"/>
          <w:color w:val="0D0D0D"/>
          <w:shd w:val="clear" w:color="auto" w:fill="FFFFFF"/>
        </w:rPr>
        <w:t xml:space="preserve"> </w:t>
      </w:r>
      <w:r>
        <w:rPr>
          <w:rFonts w:ascii="Times New Roman" w:hAnsi="Times New Roman" w:cs="Times New Roman"/>
          <w:color w:val="0D0D0D"/>
          <w:shd w:val="clear" w:color="auto" w:fill="FFFFFF"/>
        </w:rPr>
        <w:t xml:space="preserve">among the various prediction scenarios, using followup3 data to predict the responses to various condition responses in followup2 yields the best performance. The next best scenario is using followup2 and followup3 data to predict baseline responses to angry and neutral stimuli. The least effective scenario is using followup2 data to predict responses to various condition responses in followup3. Specifically, within each prediction scenario, the best predictions are observed for the </w:t>
      </w:r>
      <w:r>
        <w:rPr>
          <w:rFonts w:ascii="Times New Roman" w:hAnsi="Times New Roman" w:cs="Times New Roman" w:hint="eastAsia"/>
          <w:color w:val="0D0D0D"/>
          <w:shd w:val="clear" w:color="auto" w:fill="FFFFFF"/>
        </w:rPr>
        <w:t>single target</w:t>
      </w:r>
      <w:ins w:id="262" w:author="rongquan zhai" w:date="2024-12-27T11:03:00Z" w16du:dateUtc="2024-12-27T03:03:00Z">
        <w:r w:rsidR="00677952">
          <w:rPr>
            <w:rFonts w:ascii="Times New Roman" w:hAnsi="Times New Roman" w:cs="Times New Roman"/>
            <w:color w:val="0D0D0D"/>
            <w:shd w:val="clear" w:color="auto" w:fill="FFFFFF"/>
          </w:rPr>
          <w:t xml:space="preserve"> </w:t>
        </w:r>
      </w:ins>
      <w:r>
        <w:rPr>
          <w:rFonts w:ascii="Times New Roman" w:hAnsi="Times New Roman" w:cs="Times New Roman"/>
          <w:color w:val="0D0D0D"/>
          <w:shd w:val="clear" w:color="auto" w:fill="FFFFFF"/>
        </w:rPr>
        <w:t>(happy/angry)</w:t>
      </w:r>
      <w:r>
        <w:rPr>
          <w:rFonts w:ascii="Times New Roman" w:hAnsi="Times New Roman" w:cs="Times New Roman" w:hint="eastAsia"/>
          <w:color w:val="0D0D0D"/>
          <w:shd w:val="clear" w:color="auto" w:fill="FFFFFF"/>
        </w:rPr>
        <w:t xml:space="preserve"> condition response</w:t>
      </w:r>
      <w:r>
        <w:rPr>
          <w:rFonts w:ascii="Times New Roman" w:hAnsi="Times New Roman" w:cs="Times New Roman"/>
          <w:color w:val="0D0D0D"/>
          <w:shd w:val="clear" w:color="auto" w:fill="FFFFFF"/>
        </w:rPr>
        <w:t xml:space="preserve">, followed by the facial recognition contrast and next the facial arousal contrast. Subsequently, predictions for the happy/angry&gt;neutral and </w:t>
      </w:r>
      <w:r>
        <w:rPr>
          <w:rFonts w:ascii="Times New Roman" w:hAnsi="Times New Roman" w:cs="Times New Roman"/>
          <w:color w:val="0D0D0D"/>
          <w:shd w:val="clear" w:color="auto" w:fill="FFFFFF"/>
        </w:rPr>
        <w:lastRenderedPageBreak/>
        <w:t xml:space="preserve">happy/angry&gt;control contrasts are of intermediate quality, while predictions for the happy&gt;angry contrast are the least accurate, see more details in </w:t>
      </w:r>
      <w:r>
        <w:rPr>
          <w:rFonts w:ascii="Times New Roman" w:hAnsi="Times New Roman" w:cs="Times New Roman"/>
          <w:color w:val="FF0000"/>
          <w:shd w:val="clear" w:color="auto" w:fill="FFFFFF"/>
        </w:rPr>
        <w:t>Supplementary</w:t>
      </w:r>
      <w:r>
        <w:rPr>
          <w:rFonts w:ascii="Times New Roman" w:hAnsi="Times New Roman" w:cs="Times New Roman"/>
          <w:color w:val="0D0D0D"/>
          <w:shd w:val="clear" w:color="auto" w:fill="FFFFFF"/>
        </w:rPr>
        <w:t xml:space="preserve"> Figure. </w:t>
      </w:r>
      <w:ins w:id="263" w:author="rongquan zhai" w:date="2024-12-26T23:32:00Z" w16du:dateUtc="2024-12-26T15:32:00Z">
        <w:r w:rsidR="002B7008">
          <w:rPr>
            <w:rFonts w:ascii="Times New Roman" w:hAnsi="Times New Roman" w:cs="Times New Roman"/>
            <w:color w:val="0D0D0D"/>
            <w:shd w:val="clear" w:color="auto" w:fill="FFFFFF"/>
          </w:rPr>
          <w:t>8</w:t>
        </w:r>
      </w:ins>
      <w:del w:id="264" w:author="rongquan zhai" w:date="2024-12-26T23:32:00Z" w16du:dateUtc="2024-12-26T15:32:00Z">
        <w:r w:rsidDel="002B7008">
          <w:rPr>
            <w:rFonts w:ascii="Times New Roman" w:hAnsi="Times New Roman" w:cs="Times New Roman"/>
            <w:color w:val="0D0D0D"/>
            <w:shd w:val="clear" w:color="auto" w:fill="FFFFFF"/>
          </w:rPr>
          <w:delText>6</w:delText>
        </w:r>
      </w:del>
      <w:r>
        <w:rPr>
          <w:rFonts w:ascii="Times New Roman" w:hAnsi="Times New Roman" w:cs="Times New Roman"/>
          <w:color w:val="0D0D0D"/>
          <w:shd w:val="clear" w:color="auto" w:fill="FFFFFF"/>
        </w:rPr>
        <w:t xml:space="preserve">. Prediction with </w:t>
      </w:r>
      <w:r>
        <w:rPr>
          <w:rFonts w:ascii="Times New Roman" w:hAnsi="Times New Roman" w:cs="Times New Roman"/>
          <w:color w:val="000000" w:themeColor="text1"/>
          <w:szCs w:val="21"/>
        </w:rPr>
        <w:t>prior emotion knowledge (add emotional valence and emotional arousal response of the whole brain at regression part) yields better similarity</w:t>
      </w:r>
    </w:p>
    <w:p w14:paraId="4485889C" w14:textId="77777777" w:rsidR="00304219" w:rsidRPr="00E31977" w:rsidRDefault="00304219" w:rsidP="00304219">
      <w:pPr>
        <w:spacing w:line="360" w:lineRule="auto"/>
        <w:rPr>
          <w:rFonts w:ascii="Times New Roman" w:hAnsi="Times New Roman" w:cs="Times New Roman"/>
          <w:b/>
          <w:bCs/>
          <w:i/>
          <w:iCs/>
          <w:color w:val="000000" w:themeColor="text1"/>
          <w:sz w:val="24"/>
          <w:rPrChange w:id="265" w:author="rongquan zhai" w:date="2024-12-26T23:07:00Z" w16du:dateUtc="2024-12-26T15:07:00Z">
            <w:rPr>
              <w:rFonts w:ascii="Times New Roman" w:hAnsi="Times New Roman" w:cs="Times New Roman"/>
              <w:b/>
              <w:bCs/>
              <w:i/>
              <w:iCs/>
              <w:color w:val="000000" w:themeColor="text1"/>
              <w:szCs w:val="21"/>
            </w:rPr>
          </w:rPrChange>
        </w:rPr>
      </w:pPr>
      <w:del w:id="266" w:author="rongquan zhai" w:date="2024-12-26T23:07:00Z" w16du:dateUtc="2024-12-26T15:07:00Z">
        <w:r w:rsidRPr="00E31977" w:rsidDel="00E31977">
          <w:rPr>
            <w:rFonts w:ascii="Times New Roman" w:hAnsi="Times New Roman" w:cs="Times New Roman"/>
            <w:b/>
            <w:bCs/>
            <w:i/>
            <w:iCs/>
            <w:color w:val="000000" w:themeColor="text1"/>
            <w:sz w:val="24"/>
            <w:rPrChange w:id="267" w:author="rongquan zhai" w:date="2024-12-26T23:07:00Z" w16du:dateUtc="2024-12-26T15:07:00Z">
              <w:rPr>
                <w:rFonts w:ascii="Times New Roman" w:hAnsi="Times New Roman" w:cs="Times New Roman"/>
                <w:b/>
                <w:bCs/>
                <w:i/>
                <w:iCs/>
                <w:color w:val="000000" w:themeColor="text1"/>
                <w:szCs w:val="21"/>
              </w:rPr>
            </w:rPrChange>
          </w:rPr>
          <w:delText>2.2.4</w:delText>
        </w:r>
      </w:del>
      <w:ins w:id="268" w:author="rongquan zhai" w:date="2024-12-26T23:07:00Z" w16du:dateUtc="2024-12-26T15:07:00Z">
        <w:r w:rsidR="00E31977" w:rsidRPr="00E31977">
          <w:rPr>
            <w:rFonts w:ascii="Times New Roman" w:hAnsi="Times New Roman" w:cs="Times New Roman"/>
            <w:b/>
            <w:bCs/>
            <w:i/>
            <w:iCs/>
            <w:color w:val="000000" w:themeColor="text1"/>
            <w:sz w:val="24"/>
            <w:rPrChange w:id="269" w:author="rongquan zhai" w:date="2024-12-26T23:07:00Z" w16du:dateUtc="2024-12-26T15:07:00Z">
              <w:rPr>
                <w:rFonts w:ascii="Times New Roman" w:hAnsi="Times New Roman" w:cs="Times New Roman"/>
                <w:b/>
                <w:bCs/>
                <w:i/>
                <w:iCs/>
                <w:color w:val="000000" w:themeColor="text1"/>
                <w:szCs w:val="21"/>
              </w:rPr>
            </w:rPrChange>
          </w:rPr>
          <w:t>2.6</w:t>
        </w:r>
      </w:ins>
      <w:r w:rsidRPr="00E31977">
        <w:rPr>
          <w:rFonts w:ascii="Times New Roman" w:hAnsi="Times New Roman" w:cs="Times New Roman"/>
          <w:b/>
          <w:bCs/>
          <w:i/>
          <w:iCs/>
          <w:color w:val="000000" w:themeColor="text1"/>
          <w:sz w:val="24"/>
          <w:rPrChange w:id="270" w:author="rongquan zhai" w:date="2024-12-26T23:07:00Z" w16du:dateUtc="2024-12-26T15:07:00Z">
            <w:rPr>
              <w:rFonts w:ascii="Times New Roman" w:hAnsi="Times New Roman" w:cs="Times New Roman"/>
              <w:b/>
              <w:bCs/>
              <w:i/>
              <w:iCs/>
              <w:color w:val="000000" w:themeColor="text1"/>
              <w:szCs w:val="21"/>
            </w:rPr>
          </w:rPrChange>
        </w:rPr>
        <w:t xml:space="preserve"> Reproducible </w:t>
      </w:r>
      <w:r w:rsidR="00C971FF" w:rsidRPr="00E31977">
        <w:rPr>
          <w:rFonts w:ascii="Times New Roman" w:hAnsi="Times New Roman" w:cs="Times New Roman"/>
          <w:b/>
          <w:bCs/>
          <w:i/>
          <w:iCs/>
          <w:color w:val="000000" w:themeColor="text1"/>
          <w:sz w:val="24"/>
          <w:rPrChange w:id="271" w:author="rongquan zhai" w:date="2024-12-26T23:07:00Z" w16du:dateUtc="2024-12-26T15:07:00Z">
            <w:rPr>
              <w:rFonts w:ascii="Times New Roman" w:hAnsi="Times New Roman" w:cs="Times New Roman"/>
              <w:b/>
              <w:bCs/>
              <w:i/>
              <w:iCs/>
              <w:color w:val="000000" w:themeColor="text1"/>
              <w:szCs w:val="21"/>
            </w:rPr>
          </w:rPrChange>
        </w:rPr>
        <w:t>b</w:t>
      </w:r>
      <w:r w:rsidRPr="00E31977">
        <w:rPr>
          <w:rFonts w:ascii="Times New Roman" w:hAnsi="Times New Roman" w:cs="Times New Roman"/>
          <w:b/>
          <w:bCs/>
          <w:i/>
          <w:iCs/>
          <w:color w:val="000000" w:themeColor="text1"/>
          <w:sz w:val="24"/>
          <w:rPrChange w:id="272" w:author="rongquan zhai" w:date="2024-12-26T23:07:00Z" w16du:dateUtc="2024-12-26T15:07:00Z">
            <w:rPr>
              <w:rFonts w:ascii="Times New Roman" w:hAnsi="Times New Roman" w:cs="Times New Roman"/>
              <w:b/>
              <w:bCs/>
              <w:i/>
              <w:iCs/>
              <w:color w:val="000000" w:themeColor="text1"/>
              <w:szCs w:val="21"/>
            </w:rPr>
          </w:rPrChange>
        </w:rPr>
        <w:t xml:space="preserve">ehavioral </w:t>
      </w:r>
      <w:r w:rsidR="00C971FF" w:rsidRPr="00E31977">
        <w:rPr>
          <w:rFonts w:ascii="Times New Roman" w:hAnsi="Times New Roman" w:cs="Times New Roman"/>
          <w:b/>
          <w:bCs/>
          <w:i/>
          <w:iCs/>
          <w:color w:val="000000" w:themeColor="text1"/>
          <w:sz w:val="24"/>
          <w:rPrChange w:id="273" w:author="rongquan zhai" w:date="2024-12-26T23:07:00Z" w16du:dateUtc="2024-12-26T15:07:00Z">
            <w:rPr>
              <w:rFonts w:ascii="Times New Roman" w:hAnsi="Times New Roman" w:cs="Times New Roman"/>
              <w:b/>
              <w:bCs/>
              <w:i/>
              <w:iCs/>
              <w:color w:val="000000" w:themeColor="text1"/>
              <w:szCs w:val="21"/>
            </w:rPr>
          </w:rPrChange>
        </w:rPr>
        <w:t>a</w:t>
      </w:r>
      <w:r w:rsidRPr="00E31977">
        <w:rPr>
          <w:rFonts w:ascii="Times New Roman" w:hAnsi="Times New Roman" w:cs="Times New Roman"/>
          <w:b/>
          <w:bCs/>
          <w:i/>
          <w:iCs/>
          <w:color w:val="000000" w:themeColor="text1"/>
          <w:sz w:val="24"/>
          <w:rPrChange w:id="274" w:author="rongquan zhai" w:date="2024-12-26T23:07:00Z" w16du:dateUtc="2024-12-26T15:07:00Z">
            <w:rPr>
              <w:rFonts w:ascii="Times New Roman" w:hAnsi="Times New Roman" w:cs="Times New Roman"/>
              <w:b/>
              <w:bCs/>
              <w:i/>
              <w:iCs/>
              <w:color w:val="000000" w:themeColor="text1"/>
              <w:szCs w:val="21"/>
            </w:rPr>
          </w:rPrChange>
        </w:rPr>
        <w:t xml:space="preserve">ssociations </w:t>
      </w:r>
      <w:ins w:id="275" w:author="rongquan zhai" w:date="2024-12-27T15:03:00Z" w16du:dateUtc="2024-12-27T07:03:00Z">
        <w:r w:rsidR="00CC2C62">
          <w:rPr>
            <w:rFonts w:ascii="Times New Roman" w:hAnsi="Times New Roman" w:cs="Times New Roman"/>
            <w:b/>
            <w:bCs/>
            <w:i/>
            <w:iCs/>
            <w:color w:val="000000" w:themeColor="text1"/>
            <w:sz w:val="24"/>
          </w:rPr>
          <w:t xml:space="preserve">with imputed task-condition </w:t>
        </w:r>
      </w:ins>
      <w:ins w:id="276" w:author="rongquan zhai" w:date="2024-12-27T15:04:00Z" w16du:dateUtc="2024-12-27T07:04:00Z">
        <w:r w:rsidR="00CC2C62">
          <w:rPr>
            <w:rFonts w:ascii="Times New Roman" w:hAnsi="Times New Roman" w:cs="Times New Roman"/>
            <w:b/>
            <w:bCs/>
            <w:i/>
            <w:iCs/>
            <w:color w:val="000000" w:themeColor="text1"/>
            <w:sz w:val="24"/>
          </w:rPr>
          <w:t>responses</w:t>
        </w:r>
      </w:ins>
    </w:p>
    <w:p w14:paraId="51D6A369" w14:textId="77777777" w:rsidR="00304219" w:rsidRDefault="00304219" w:rsidP="00304219">
      <w:pPr>
        <w:spacing w:line="360" w:lineRule="auto"/>
        <w:ind w:firstLineChars="200" w:firstLine="420"/>
        <w:rPr>
          <w:rFonts w:ascii="Times New Roman" w:hAnsi="Times New Roman" w:cs="Times New Roman"/>
          <w:color w:val="000000" w:themeColor="text1"/>
        </w:rPr>
      </w:pPr>
      <w:r>
        <w:rPr>
          <w:rFonts w:ascii="Times New Roman" w:hAnsi="Times New Roman" w:cs="Times New Roman"/>
          <w:color w:val="000000" w:themeColor="text1"/>
        </w:rPr>
        <w:t>To further validate the similarity between predicted and actual responses to condition responses, we employed the predicted responses to condition responses or signals decomposed from them to reproduce the actual responses to condition responses’ associations with behavior from several emotion related scales</w:t>
      </w:r>
      <w:r>
        <w:rPr>
          <w:rFonts w:ascii="Times New Roman" w:hAnsi="Times New Roman" w:cs="Times New Roman"/>
          <w:color w:val="000000" w:themeColor="text1"/>
        </w:rPr>
        <w:fldChar w:fldCharType="begin">
          <w:fldData xml:space="preserve">PEVuZE5vdGU+PENpdGU+PEF1dGhvcj5TdGVlbDwvQXV0aG9yPjxZZWFyPjIwMDI8L1llYXI+PFJl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</w:fldData>
        </w:fldChar>
      </w:r>
      <w:r w:rsidR="00EF1730">
        <w:rPr>
          <w:rFonts w:ascii="Times New Roman" w:hAnsi="Times New Roman" w:cs="Times New Roman"/>
          <w:color w:val="000000" w:themeColor="text1"/>
        </w:rPr>
        <w:instrText xml:space="preserve"> ADDIN EN.CITE </w:instrText>
      </w:r>
      <w:r w:rsidR="00EF1730">
        <w:rPr>
          <w:rFonts w:ascii="Times New Roman" w:hAnsi="Times New Roman" w:cs="Times New Roman"/>
          <w:color w:val="000000" w:themeColor="text1"/>
        </w:rPr>
        <w:fldChar w:fldCharType="begin">
          <w:fldData xml:space="preserve">PEVuZE5vdGU+PENpdGU+PEF1dGhvcj5TdGVlbDwvQXV0aG9yPjxZZWFyPjIwMDI8L1llYXI+PFJl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</w:fldData>
        </w:fldChar>
      </w:r>
      <w:r w:rsidR="00EF1730">
        <w:rPr>
          <w:rFonts w:ascii="Times New Roman" w:hAnsi="Times New Roman" w:cs="Times New Roman"/>
          <w:color w:val="000000" w:themeColor="text1"/>
        </w:rPr>
        <w:instrText xml:space="preserve"> ADDIN EN.CITE.DATA </w:instrText>
      </w:r>
      <w:r w:rsidR="00EF1730">
        <w:rPr>
          <w:rFonts w:ascii="Times New Roman" w:hAnsi="Times New Roman" w:cs="Times New Roman"/>
          <w:color w:val="000000" w:themeColor="text1"/>
        </w:rPr>
      </w:r>
      <w:r w:rsidR="00EF1730">
        <w:rPr>
          <w:rFonts w:ascii="Times New Roman" w:hAnsi="Times New Roman" w:cs="Times New Roman"/>
          <w:color w:val="000000" w:themeColor="text1"/>
        </w:rPr>
        <w:fldChar w:fldCharType="end"/>
      </w:r>
      <w:r>
        <w:rPr>
          <w:rFonts w:ascii="Times New Roman" w:hAnsi="Times New Roman" w:cs="Times New Roman"/>
          <w:color w:val="000000" w:themeColor="text1"/>
        </w:rPr>
      </w:r>
      <w:r>
        <w:rPr>
          <w:rFonts w:ascii="Times New Roman" w:hAnsi="Times New Roman" w:cs="Times New Roman"/>
          <w:color w:val="000000" w:themeColor="text1"/>
        </w:rPr>
        <w:fldChar w:fldCharType="separate"/>
      </w:r>
      <w:r w:rsidR="00EF1730">
        <w:rPr>
          <w:rFonts w:ascii="Times New Roman" w:hAnsi="Times New Roman" w:cs="Times New Roman"/>
          <w:noProof/>
          <w:color w:val="000000" w:themeColor="text1"/>
        </w:rPr>
        <w:t>(Bishop et al., 2007; DeNeve &amp; Cooper, 1998; Marsh et al., 2008; Prabhakaran et al., 2000; Steel &amp; Ones, 2002; Steel et al., 2008)</w:t>
      </w:r>
      <w:r>
        <w:rPr>
          <w:rFonts w:ascii="Times New Roman" w:hAnsi="Times New Roman" w:cs="Times New Roman"/>
          <w:color w:val="000000" w:themeColor="text1"/>
        </w:rPr>
        <w:fldChar w:fldCharType="end"/>
      </w:r>
      <w:r>
        <w:rPr>
          <w:rFonts w:ascii="Times New Roman" w:hAnsi="Times New Roman" w:cs="Times New Roman"/>
          <w:color w:val="000000" w:themeColor="text1"/>
        </w:rPr>
        <w:t>. The association between the actual signal and behavior can be recapitulated using the predicted signal</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w:t>
      </w:r>
      <w:r>
        <w:rPr>
          <w:rFonts w:ascii="Times New Roman" w:hAnsi="Times New Roman" w:cs="Times New Roman" w:hint="eastAsia"/>
          <w:color w:val="FF0000"/>
        </w:rPr>
        <w:t>Supplementary Figure</w:t>
      </w:r>
      <w:r>
        <w:rPr>
          <w:rFonts w:ascii="Times New Roman" w:hAnsi="Times New Roman" w:cs="Times New Roman"/>
          <w:color w:val="FF0000"/>
        </w:rPr>
        <w:t xml:space="preserve">. </w:t>
      </w:r>
      <w:ins w:id="277" w:author="rongquan zhai" w:date="2024-12-26T23:32:00Z" w16du:dateUtc="2024-12-26T15:32:00Z">
        <w:r w:rsidR="002B7008">
          <w:rPr>
            <w:rFonts w:ascii="Times New Roman" w:hAnsi="Times New Roman" w:cs="Times New Roman"/>
            <w:color w:val="FF0000"/>
          </w:rPr>
          <w:t>10</w:t>
        </w:r>
      </w:ins>
      <w:del w:id="278" w:author="rongquan zhai" w:date="2024-12-26T23:32:00Z" w16du:dateUtc="2024-12-26T15:32:00Z">
        <w:r w:rsidDel="002B7008">
          <w:rPr>
            <w:rFonts w:ascii="Times New Roman" w:hAnsi="Times New Roman" w:cs="Times New Roman"/>
            <w:color w:val="FF0000"/>
          </w:rPr>
          <w:delText>7</w:delText>
        </w:r>
      </w:del>
      <w:r>
        <w:rPr>
          <w:rFonts w:ascii="Times New Roman" w:hAnsi="Times New Roman" w:cs="Times New Roman"/>
          <w:color w:val="000000" w:themeColor="text1"/>
        </w:rPr>
        <w:t>), and the behavioral correlation results are even more</w:t>
      </w:r>
      <w:r>
        <w:rPr>
          <w:rFonts w:ascii="Times New Roman" w:hAnsi="Times New Roman" w:cs="Times New Roman" w:hint="eastAsia"/>
          <w:color w:val="000000" w:themeColor="text1"/>
        </w:rPr>
        <w:t xml:space="preserve"> significant</w:t>
      </w:r>
      <w:r>
        <w:rPr>
          <w:rFonts w:ascii="Times New Roman" w:hAnsi="Times New Roman" w:cs="Times New Roman"/>
          <w:color w:val="000000" w:themeColor="text1"/>
        </w:rPr>
        <w:t>, further corroborating the efficacy of the prediction.</w:t>
      </w:r>
    </w:p>
    <w:p w14:paraId="3247CBB6" w14:textId="77777777" w:rsidR="00304219" w:rsidRPr="00E31977" w:rsidRDefault="00304219" w:rsidP="00304219">
      <w:pPr>
        <w:spacing w:line="360" w:lineRule="auto"/>
        <w:rPr>
          <w:rFonts w:ascii="Times New Roman" w:hAnsi="Times New Roman" w:cs="Times New Roman"/>
          <w:b/>
          <w:bCs/>
          <w:i/>
          <w:iCs/>
          <w:color w:val="000000" w:themeColor="text1"/>
          <w:sz w:val="24"/>
          <w:rPrChange w:id="279" w:author="rongquan zhai" w:date="2024-12-26T23:07:00Z" w16du:dateUtc="2024-12-26T15:07:00Z">
            <w:rPr>
              <w:rFonts w:ascii="Times New Roman" w:hAnsi="Times New Roman" w:cs="Times New Roman"/>
              <w:b/>
              <w:bCs/>
              <w:i/>
              <w:iCs/>
              <w:color w:val="000000" w:themeColor="text1"/>
            </w:rPr>
          </w:rPrChange>
        </w:rPr>
      </w:pPr>
      <w:r w:rsidRPr="00E31977">
        <w:rPr>
          <w:rFonts w:ascii="Times New Roman" w:hAnsi="Times New Roman" w:cs="Times New Roman"/>
          <w:b/>
          <w:bCs/>
          <w:i/>
          <w:iCs/>
          <w:color w:val="000000" w:themeColor="text1"/>
          <w:sz w:val="24"/>
          <w:rPrChange w:id="280" w:author="rongquan zhai" w:date="2024-12-26T23:07:00Z" w16du:dateUtc="2024-12-26T15:07:00Z">
            <w:rPr>
              <w:rFonts w:ascii="Times New Roman" w:hAnsi="Times New Roman" w:cs="Times New Roman"/>
              <w:b/>
              <w:bCs/>
              <w:i/>
              <w:iCs/>
              <w:color w:val="000000" w:themeColor="text1"/>
            </w:rPr>
          </w:rPrChange>
        </w:rPr>
        <w:t>2.</w:t>
      </w:r>
      <w:ins w:id="281" w:author="rongquan zhai" w:date="2024-12-26T23:08:00Z" w16du:dateUtc="2024-12-26T15:08:00Z">
        <w:r w:rsidR="00E31977">
          <w:rPr>
            <w:rFonts w:ascii="Times New Roman" w:hAnsi="Times New Roman" w:cs="Times New Roman" w:hint="eastAsia"/>
            <w:b/>
            <w:bCs/>
            <w:i/>
            <w:iCs/>
            <w:color w:val="000000" w:themeColor="text1"/>
            <w:sz w:val="24"/>
          </w:rPr>
          <w:t>7</w:t>
        </w:r>
      </w:ins>
      <w:del w:id="282" w:author="rongquan zhai" w:date="2024-12-26T23:07:00Z" w16du:dateUtc="2024-12-26T15:07:00Z">
        <w:r w:rsidRPr="00E31977" w:rsidDel="00E31977">
          <w:rPr>
            <w:rFonts w:ascii="Times New Roman" w:hAnsi="Times New Roman" w:cs="Times New Roman"/>
            <w:b/>
            <w:bCs/>
            <w:i/>
            <w:iCs/>
            <w:color w:val="000000" w:themeColor="text1"/>
            <w:sz w:val="24"/>
            <w:rPrChange w:id="283" w:author="rongquan zhai" w:date="2024-12-26T23:07:00Z" w16du:dateUtc="2024-12-26T15:07:00Z">
              <w:rPr>
                <w:rFonts w:ascii="Times New Roman" w:hAnsi="Times New Roman" w:cs="Times New Roman"/>
                <w:b/>
                <w:bCs/>
                <w:i/>
                <w:iCs/>
                <w:color w:val="000000" w:themeColor="text1"/>
              </w:rPr>
            </w:rPrChange>
          </w:rPr>
          <w:delText>2.5</w:delText>
        </w:r>
      </w:del>
      <w:r w:rsidRPr="00E31977">
        <w:rPr>
          <w:rFonts w:ascii="Times New Roman" w:hAnsi="Times New Roman" w:cs="Times New Roman"/>
          <w:b/>
          <w:bCs/>
          <w:i/>
          <w:iCs/>
          <w:color w:val="000000" w:themeColor="text1"/>
          <w:sz w:val="24"/>
          <w:rPrChange w:id="284" w:author="rongquan zhai" w:date="2024-12-26T23:07:00Z" w16du:dateUtc="2024-12-26T15:07:00Z">
            <w:rPr>
              <w:rFonts w:ascii="Times New Roman" w:hAnsi="Times New Roman" w:cs="Times New Roman"/>
              <w:b/>
              <w:bCs/>
              <w:i/>
              <w:iCs/>
              <w:color w:val="000000" w:themeColor="text1"/>
            </w:rPr>
          </w:rPrChange>
        </w:rPr>
        <w:t xml:space="preserve"> New brain-behavior </w:t>
      </w:r>
      <w:del w:id="285" w:author="rongquan zhai" w:date="2024-12-27T15:04:00Z" w16du:dateUtc="2024-12-27T07:04:00Z">
        <w:r w:rsidRPr="00E31977" w:rsidDel="00BC3C66">
          <w:rPr>
            <w:rFonts w:ascii="Times New Roman" w:hAnsi="Times New Roman" w:cs="Times New Roman"/>
            <w:b/>
            <w:bCs/>
            <w:i/>
            <w:iCs/>
            <w:color w:val="000000" w:themeColor="text1"/>
            <w:sz w:val="24"/>
            <w:rPrChange w:id="286" w:author="rongquan zhai" w:date="2024-12-26T23:07:00Z" w16du:dateUtc="2024-12-26T15:07:00Z">
              <w:rPr>
                <w:rFonts w:ascii="Times New Roman" w:hAnsi="Times New Roman" w:cs="Times New Roman"/>
                <w:b/>
                <w:bCs/>
                <w:i/>
                <w:iCs/>
                <w:color w:val="000000" w:themeColor="text1"/>
              </w:rPr>
            </w:rPrChange>
          </w:rPr>
          <w:delText xml:space="preserve">correlation </w:delText>
        </w:r>
      </w:del>
      <w:ins w:id="287" w:author="rongquan zhai" w:date="2024-12-27T15:04:00Z" w16du:dateUtc="2024-12-27T07:04:00Z">
        <w:r w:rsidR="00BC3C66">
          <w:rPr>
            <w:rFonts w:ascii="Times New Roman" w:hAnsi="Times New Roman" w:cs="Times New Roman"/>
            <w:b/>
            <w:bCs/>
            <w:i/>
            <w:iCs/>
            <w:color w:val="000000" w:themeColor="text1"/>
            <w:sz w:val="24"/>
          </w:rPr>
          <w:t>associations</w:t>
        </w:r>
        <w:r w:rsidR="00BC3C66" w:rsidRPr="00E31977">
          <w:rPr>
            <w:rFonts w:ascii="Times New Roman" w:hAnsi="Times New Roman" w:cs="Times New Roman"/>
            <w:b/>
            <w:bCs/>
            <w:i/>
            <w:iCs/>
            <w:color w:val="000000" w:themeColor="text1"/>
            <w:sz w:val="24"/>
            <w:rPrChange w:id="288" w:author="rongquan zhai" w:date="2024-12-26T23:07:00Z" w16du:dateUtc="2024-12-26T15:07:00Z">
              <w:rPr>
                <w:rFonts w:ascii="Times New Roman" w:hAnsi="Times New Roman" w:cs="Times New Roman"/>
                <w:b/>
                <w:bCs/>
                <w:i/>
                <w:iCs/>
                <w:color w:val="000000" w:themeColor="text1"/>
              </w:rPr>
            </w:rPrChange>
          </w:rPr>
          <w:t xml:space="preserve"> </w:t>
        </w:r>
      </w:ins>
      <w:r w:rsidRPr="00E31977">
        <w:rPr>
          <w:rFonts w:ascii="Times New Roman" w:hAnsi="Times New Roman" w:cs="Times New Roman"/>
          <w:b/>
          <w:bCs/>
          <w:i/>
          <w:iCs/>
          <w:color w:val="000000" w:themeColor="text1"/>
          <w:sz w:val="24"/>
          <w:rPrChange w:id="289" w:author="rongquan zhai" w:date="2024-12-26T23:07:00Z" w16du:dateUtc="2024-12-26T15:07:00Z">
            <w:rPr>
              <w:rFonts w:ascii="Times New Roman" w:hAnsi="Times New Roman" w:cs="Times New Roman"/>
              <w:b/>
              <w:bCs/>
              <w:i/>
              <w:iCs/>
              <w:color w:val="000000" w:themeColor="text1"/>
            </w:rPr>
          </w:rPrChange>
        </w:rPr>
        <w:t>detection with imputed happy response</w:t>
      </w:r>
      <w:ins w:id="290" w:author="rongquan zhai" w:date="2024-12-27T15:04:00Z" w16du:dateUtc="2024-12-27T07:04:00Z">
        <w:r w:rsidR="00BC3C66">
          <w:rPr>
            <w:rFonts w:ascii="Times New Roman" w:hAnsi="Times New Roman" w:cs="Times New Roman"/>
            <w:b/>
            <w:bCs/>
            <w:i/>
            <w:iCs/>
            <w:color w:val="000000" w:themeColor="text1"/>
            <w:sz w:val="24"/>
          </w:rPr>
          <w:t>s</w:t>
        </w:r>
      </w:ins>
    </w:p>
    <w:p w14:paraId="075ED36C" w14:textId="77777777" w:rsidR="00304219" w:rsidRDefault="00304219" w:rsidP="00304219">
      <w:pPr>
        <w:spacing w:line="360" w:lineRule="auto"/>
        <w:ind w:firstLineChars="200" w:firstLine="420"/>
        <w:rPr>
          <w:rFonts w:ascii="Times New Roman" w:hAnsi="Times New Roman" w:cs="Times New Roman"/>
        </w:rPr>
      </w:pPr>
      <w:r>
        <w:rPr>
          <w:rFonts w:ascii="Times New Roman" w:hAnsi="Times New Roman" w:cs="Times New Roman"/>
        </w:rPr>
        <w:t xml:space="preserve">In the baseline phase, only 'angry' and 'neutral' conditions were included. The contrast between 'angry' and 'neutral' did not show </w:t>
      </w:r>
      <w:r>
        <w:rPr>
          <w:rFonts w:ascii="Times New Roman" w:hAnsi="Times New Roman" w:cs="Times New Roman" w:hint="eastAsia"/>
        </w:rPr>
        <w:t xml:space="preserve">significant </w:t>
      </w:r>
      <w:r>
        <w:rPr>
          <w:rFonts w:ascii="Times New Roman" w:hAnsi="Times New Roman" w:cs="Times New Roman"/>
        </w:rPr>
        <w:t xml:space="preserve">(Cohen’s d&lt;0.2) activation in the </w:t>
      </w:r>
      <w:r>
        <w:rPr>
          <w:rFonts w:ascii="Times New Roman" w:hAnsi="Times New Roman" w:cs="Times New Roman" w:hint="eastAsia"/>
        </w:rPr>
        <w:t xml:space="preserve">right </w:t>
      </w:r>
      <w:r>
        <w:rPr>
          <w:rFonts w:ascii="Times New Roman" w:hAnsi="Times New Roman" w:cs="Times New Roman"/>
        </w:rPr>
        <w:t xml:space="preserve">amygdala (24, -6, -12). However, using the </w:t>
      </w:r>
      <w:r>
        <w:rPr>
          <w:rFonts w:ascii="Times New Roman" w:hAnsi="Times New Roman" w:cs="Times New Roman" w:hint="eastAsia"/>
        </w:rPr>
        <w:t>imputed</w:t>
      </w:r>
      <w:r>
        <w:rPr>
          <w:rFonts w:ascii="Times New Roman" w:hAnsi="Times New Roman" w:cs="Times New Roman"/>
        </w:rPr>
        <w:t xml:space="preserve"> 'happy' condition, we established the 'happy&gt;angry' contrast, which revealed </w:t>
      </w:r>
      <w:r>
        <w:rPr>
          <w:rFonts w:ascii="Times New Roman" w:hAnsi="Times New Roman" w:cs="Times New Roman" w:hint="eastAsia"/>
        </w:rPr>
        <w:t>significant</w:t>
      </w:r>
      <w:r>
        <w:rPr>
          <w:rFonts w:ascii="Times New Roman" w:hAnsi="Times New Roman" w:cs="Times New Roman"/>
        </w:rPr>
        <w:t xml:space="preserve"> (Cohen’s d&gt;0.2)</w:t>
      </w:r>
      <w:r>
        <w:rPr>
          <w:rFonts w:ascii="Times New Roman" w:hAnsi="Times New Roman" w:cs="Times New Roman" w:hint="eastAsia"/>
        </w:rPr>
        <w:t xml:space="preserve"> </w:t>
      </w:r>
      <w:r>
        <w:rPr>
          <w:rFonts w:ascii="Times New Roman" w:hAnsi="Times New Roman" w:cs="Times New Roman"/>
        </w:rPr>
        <w:t xml:space="preserve">activation in the right amygdala, see the left side in Figure. 6b. Moreover, this activation is significantly positively correlated with </w:t>
      </w:r>
      <w:r>
        <w:rPr>
          <w:rFonts w:ascii="Times New Roman" w:hAnsi="Times New Roman" w:cs="Times New Roman" w:hint="eastAsia"/>
        </w:rPr>
        <w:t>depression scores from DAWBA</w:t>
      </w:r>
      <w:r>
        <w:rPr>
          <w:rFonts w:ascii="Times New Roman" w:hAnsi="Times New Roman" w:cs="Times New Roman"/>
        </w:rPr>
        <w:t xml:space="preserve"> (</w:t>
      </w:r>
      <w:r>
        <w:rPr>
          <w:rFonts w:ascii="Times New Roman" w:hAnsi="Times New Roman" w:cs="Times New Roman"/>
          <w:i/>
          <w:iCs/>
        </w:rPr>
        <w:t>r</w:t>
      </w:r>
      <w:r>
        <w:rPr>
          <w:rFonts w:ascii="Times New Roman" w:hAnsi="Times New Roman" w:cs="Times New Roman"/>
        </w:rPr>
        <w:t xml:space="preserve">=0.14, </w:t>
      </w:r>
      <w:r>
        <w:rPr>
          <w:rFonts w:ascii="Times New Roman" w:hAnsi="Times New Roman" w:cs="Times New Roman"/>
          <w:i/>
          <w:iCs/>
        </w:rPr>
        <w:t>p</w:t>
      </w:r>
      <w:r>
        <w:rPr>
          <w:rFonts w:ascii="Times New Roman" w:hAnsi="Times New Roman" w:cs="Times New Roman"/>
        </w:rPr>
        <w:t>=</w:t>
      </w:r>
      <w:r>
        <w:rPr>
          <w:rFonts w:ascii="Times New Roman" w:hAnsi="Times New Roman" w:cs="Times New Roman"/>
          <w:color w:val="000000" w:themeColor="text1"/>
        </w:rPr>
        <w:t>5.98e-04) which is not observed in angry&gt;neutral (</w:t>
      </w:r>
      <w:r>
        <w:rPr>
          <w:rFonts w:ascii="Times New Roman" w:hAnsi="Times New Roman" w:cs="Times New Roman"/>
          <w:i/>
          <w:iCs/>
        </w:rPr>
        <w:t>r</w:t>
      </w:r>
      <w:r>
        <w:rPr>
          <w:rFonts w:ascii="Times New Roman" w:hAnsi="Times New Roman" w:cs="Times New Roman"/>
        </w:rPr>
        <w:t>=0.</w:t>
      </w:r>
      <w:r>
        <w:rPr>
          <w:rFonts w:ascii="Times New Roman" w:hAnsi="Times New Roman" w:cs="Times New Roman" w:hint="eastAsia"/>
        </w:rPr>
        <w:t>06</w:t>
      </w:r>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w:t>
      </w:r>
      <w:r>
        <w:rPr>
          <w:rFonts w:ascii="Times New Roman" w:hAnsi="Times New Roman" w:cs="Times New Roman" w:hint="eastAsia"/>
        </w:rPr>
        <w:t>0.136</w:t>
      </w:r>
      <w:r>
        <w:rPr>
          <w:rFonts w:ascii="Times New Roman" w:hAnsi="Times New Roman" w:cs="Times New Roman"/>
          <w:color w:val="000000" w:themeColor="text1"/>
        </w:rPr>
        <w:t>)</w:t>
      </w:r>
      <w:r>
        <w:rPr>
          <w:rFonts w:ascii="Times New Roman" w:hAnsi="Times New Roman" w:cs="Times New Roman"/>
        </w:rPr>
        <w:t xml:space="preserve">, see the </w:t>
      </w:r>
      <w:del w:id="291" w:author="rongquan zhai" w:date="2024-12-27T11:06:00Z" w16du:dateUtc="2024-12-27T03:06:00Z">
        <w:r w:rsidDel="00677952">
          <w:rPr>
            <w:rFonts w:ascii="Times New Roman" w:hAnsi="Times New Roman" w:cs="Times New Roman"/>
          </w:rPr>
          <w:delText xml:space="preserve">right </w:delText>
        </w:r>
      </w:del>
      <w:ins w:id="292" w:author="rongquan zhai" w:date="2024-12-27T11:06:00Z" w16du:dateUtc="2024-12-27T03:06:00Z">
        <w:r w:rsidR="00677952">
          <w:rPr>
            <w:rFonts w:ascii="Times New Roman" w:hAnsi="Times New Roman" w:cs="Times New Roman"/>
          </w:rPr>
          <w:t xml:space="preserve">left </w:t>
        </w:r>
      </w:ins>
      <w:r>
        <w:rPr>
          <w:rFonts w:ascii="Times New Roman" w:hAnsi="Times New Roman" w:cs="Times New Roman"/>
        </w:rPr>
        <w:t>side in Figure. 6</w:t>
      </w:r>
      <w:ins w:id="293" w:author="rongquan zhai" w:date="2024-12-27T11:06:00Z" w16du:dateUtc="2024-12-27T03:06:00Z">
        <w:r w:rsidR="00677952">
          <w:rPr>
            <w:rFonts w:ascii="Times New Roman" w:hAnsi="Times New Roman" w:cs="Times New Roman"/>
          </w:rPr>
          <w:t>c</w:t>
        </w:r>
      </w:ins>
      <w:del w:id="294" w:author="rongquan zhai" w:date="2024-12-27T11:06:00Z" w16du:dateUtc="2024-12-27T03:06:00Z">
        <w:r w:rsidDel="00677952">
          <w:rPr>
            <w:rFonts w:ascii="Times New Roman" w:hAnsi="Times New Roman" w:cs="Times New Roman"/>
          </w:rPr>
          <w:delText>b</w:delText>
        </w:r>
      </w:del>
      <w:r>
        <w:rPr>
          <w:rFonts w:ascii="Times New Roman" w:hAnsi="Times New Roman" w:cs="Times New Roman"/>
        </w:rPr>
        <w:t>. Additionally, we found that with happy condition response imputed, (</w:t>
      </w:r>
      <w:proofErr w:type="spellStart"/>
      <w:r>
        <w:rPr>
          <w:rFonts w:ascii="Times New Roman" w:hAnsi="Times New Roman" w:cs="Times New Roman"/>
        </w:rPr>
        <w:t>happy+angry</w:t>
      </w:r>
      <w:proofErr w:type="spellEnd"/>
      <w:r>
        <w:rPr>
          <w:rFonts w:ascii="Times New Roman" w:hAnsi="Times New Roman" w:cs="Times New Roman"/>
        </w:rPr>
        <w:t xml:space="preserve">)&gt;2*neutral show significant (Cohen’s d&gt;0.2) activation in right fusiform (29, -55, -19) but not in angry&gt;neutral (Cohen’s d&gt;0.2), see </w:t>
      </w:r>
      <w:ins w:id="295" w:author="rongquan zhai" w:date="2024-12-27T11:07:00Z" w16du:dateUtc="2024-12-27T03:07:00Z">
        <w:r w:rsidR="00677952">
          <w:rPr>
            <w:rFonts w:ascii="Times New Roman" w:hAnsi="Times New Roman" w:cs="Times New Roman"/>
          </w:rPr>
          <w:t xml:space="preserve">the right side </w:t>
        </w:r>
      </w:ins>
      <w:r>
        <w:rPr>
          <w:rFonts w:ascii="Times New Roman" w:hAnsi="Times New Roman" w:cs="Times New Roman"/>
        </w:rPr>
        <w:t>in Figure. 6b. This activation is significantly neg</w:t>
      </w:r>
      <w:ins w:id="296" w:author="rongquan zhai" w:date="2024-12-27T11:08:00Z" w16du:dateUtc="2024-12-27T03:08:00Z">
        <w:r w:rsidR="00785E29">
          <w:rPr>
            <w:rFonts w:ascii="Times New Roman" w:hAnsi="Times New Roman" w:cs="Times New Roman"/>
          </w:rPr>
          <w:t>a</w:t>
        </w:r>
      </w:ins>
      <w:r>
        <w:rPr>
          <w:rFonts w:ascii="Times New Roman" w:hAnsi="Times New Roman" w:cs="Times New Roman"/>
        </w:rPr>
        <w:t>tiv</w:t>
      </w:r>
      <w:ins w:id="297" w:author="rongquan zhai" w:date="2024-12-27T11:08:00Z" w16du:dateUtc="2024-12-27T03:08:00Z">
        <w:r w:rsidR="00785E29">
          <w:rPr>
            <w:rFonts w:ascii="Times New Roman" w:hAnsi="Times New Roman" w:cs="Times New Roman"/>
          </w:rPr>
          <w:t>e</w:t>
        </w:r>
      </w:ins>
      <w:del w:id="298" w:author="rongquan zhai" w:date="2024-12-27T11:08:00Z" w16du:dateUtc="2024-12-27T03:08:00Z">
        <w:r w:rsidDel="00785E29">
          <w:rPr>
            <w:rFonts w:ascii="Times New Roman" w:hAnsi="Times New Roman" w:cs="Times New Roman"/>
          </w:rPr>
          <w:delText>e</w:delText>
        </w:r>
      </w:del>
      <w:r>
        <w:rPr>
          <w:rFonts w:ascii="Times New Roman" w:hAnsi="Times New Roman" w:cs="Times New Roman"/>
        </w:rPr>
        <w:t>ly correlated with depression from DAWBA (</w:t>
      </w:r>
      <w:r>
        <w:rPr>
          <w:rFonts w:ascii="Times New Roman" w:hAnsi="Times New Roman" w:cs="Times New Roman"/>
          <w:i/>
          <w:iCs/>
        </w:rPr>
        <w:t>r</w:t>
      </w:r>
      <w:r>
        <w:rPr>
          <w:rFonts w:ascii="Times New Roman" w:hAnsi="Times New Roman" w:cs="Times New Roman"/>
        </w:rPr>
        <w:t xml:space="preserve">=-0.15, </w:t>
      </w:r>
      <w:r>
        <w:rPr>
          <w:rFonts w:ascii="Times New Roman" w:hAnsi="Times New Roman" w:cs="Times New Roman"/>
          <w:i/>
          <w:iCs/>
        </w:rPr>
        <w:t>p</w:t>
      </w:r>
      <w:r>
        <w:rPr>
          <w:rFonts w:ascii="Times New Roman" w:hAnsi="Times New Roman" w:cs="Times New Roman"/>
        </w:rPr>
        <w:t>=</w:t>
      </w:r>
      <w:r>
        <w:rPr>
          <w:rFonts w:ascii="Times New Roman" w:hAnsi="Times New Roman" w:cs="Times New Roman"/>
          <w:color w:val="000000" w:themeColor="text1"/>
        </w:rPr>
        <w:t>2.49e-04)</w:t>
      </w:r>
      <w:r>
        <w:rPr>
          <w:rFonts w:ascii="Times New Roman" w:hAnsi="Times New Roman" w:cs="Times New Roman"/>
        </w:rPr>
        <w:t xml:space="preserve">, see </w:t>
      </w:r>
      <w:del w:id="299" w:author="rongquan zhai" w:date="2024-12-27T11:05:00Z" w16du:dateUtc="2024-12-27T03:05:00Z">
        <w:r w:rsidDel="00677952">
          <w:rPr>
            <w:rFonts w:ascii="Times New Roman" w:hAnsi="Times New Roman" w:cs="Times New Roman"/>
          </w:rPr>
          <w:delText xml:space="preserve">the right side </w:delText>
        </w:r>
      </w:del>
      <w:del w:id="300" w:author="rongquan zhai" w:date="2024-12-27T11:07:00Z" w16du:dateUtc="2024-12-27T03:07:00Z">
        <w:r w:rsidDel="006347E8">
          <w:rPr>
            <w:rFonts w:ascii="Times New Roman" w:hAnsi="Times New Roman" w:cs="Times New Roman"/>
          </w:rPr>
          <w:delText xml:space="preserve">in </w:delText>
        </w:r>
      </w:del>
      <w:ins w:id="301" w:author="rongquan zhai" w:date="2024-12-27T11:07:00Z" w16du:dateUtc="2024-12-27T03:07:00Z">
        <w:r w:rsidR="00677952">
          <w:rPr>
            <w:rFonts w:ascii="Times New Roman" w:hAnsi="Times New Roman" w:cs="Times New Roman"/>
          </w:rPr>
          <w:t xml:space="preserve">the right side in </w:t>
        </w:r>
      </w:ins>
      <w:r>
        <w:rPr>
          <w:rFonts w:ascii="Times New Roman" w:hAnsi="Times New Roman" w:cs="Times New Roman"/>
        </w:rPr>
        <w:t>Figure. 6</w:t>
      </w:r>
      <w:ins w:id="302" w:author="rongquan zhai" w:date="2024-12-27T11:05:00Z" w16du:dateUtc="2024-12-27T03:05:00Z">
        <w:r w:rsidR="00677952">
          <w:rPr>
            <w:rFonts w:ascii="Times New Roman" w:hAnsi="Times New Roman" w:cs="Times New Roman"/>
          </w:rPr>
          <w:t>c</w:t>
        </w:r>
      </w:ins>
      <w:del w:id="303" w:author="rongquan zhai" w:date="2024-12-27T11:05:00Z" w16du:dateUtc="2024-12-27T03:05:00Z">
        <w:r w:rsidDel="00677952">
          <w:rPr>
            <w:rFonts w:ascii="Times New Roman" w:hAnsi="Times New Roman" w:cs="Times New Roman"/>
          </w:rPr>
          <w:delText>b</w:delText>
        </w:r>
      </w:del>
      <w:r>
        <w:rPr>
          <w:rFonts w:ascii="Times New Roman" w:hAnsi="Times New Roman" w:cs="Times New Roman"/>
        </w:rPr>
        <w:t xml:space="preserve"> which is not observed (</w:t>
      </w:r>
      <w:r>
        <w:rPr>
          <w:rFonts w:ascii="Times New Roman" w:hAnsi="Times New Roman" w:cs="Times New Roman"/>
          <w:i/>
          <w:iCs/>
        </w:rPr>
        <w:t>r</w:t>
      </w:r>
      <w:r>
        <w:rPr>
          <w:rFonts w:ascii="Times New Roman" w:hAnsi="Times New Roman" w:cs="Times New Roman"/>
        </w:rPr>
        <w:t xml:space="preserve">=-0.08, </w:t>
      </w:r>
      <w:r>
        <w:rPr>
          <w:rFonts w:ascii="Times New Roman" w:hAnsi="Times New Roman" w:cs="Times New Roman"/>
          <w:i/>
          <w:iCs/>
        </w:rPr>
        <w:t>p</w:t>
      </w:r>
      <w:r>
        <w:rPr>
          <w:rFonts w:ascii="Times New Roman" w:hAnsi="Times New Roman" w:cs="Times New Roman"/>
        </w:rPr>
        <w:t>=</w:t>
      </w:r>
      <w:r>
        <w:rPr>
          <w:rFonts w:ascii="Times New Roman" w:hAnsi="Times New Roman" w:cs="Times New Roman"/>
          <w:color w:val="000000" w:themeColor="text1"/>
        </w:rPr>
        <w:t>0.06)</w:t>
      </w:r>
      <w:r>
        <w:rPr>
          <w:rFonts w:ascii="Times New Roman" w:hAnsi="Times New Roman" w:cs="Times New Roman"/>
        </w:rPr>
        <w:t xml:space="preserve"> in correlation between activation from angry&gt;neutral and depression. Notably, these two correlation results are found in the same 618 groups in FU2 and FU3 (see in Supplementary Table. 2).</w:t>
      </w:r>
    </w:p>
    <w:p w14:paraId="5BE18297" w14:textId="77777777" w:rsidR="00304219" w:rsidRPr="002171E3" w:rsidRDefault="00304219" w:rsidP="00304219">
      <w:pPr>
        <w:spacing w:line="360" w:lineRule="auto"/>
        <w:rPr>
          <w:rFonts w:ascii="Times New Roman" w:hAnsi="Times New Roman" w:cs="Times New Roman"/>
          <w:i/>
          <w:iCs/>
          <w:color w:val="000000" w:themeColor="text1"/>
          <w:sz w:val="24"/>
          <w:rPrChange w:id="304" w:author="rongquan zhai" w:date="2024-12-27T15:04:00Z" w16du:dateUtc="2024-12-27T07:04:00Z">
            <w:rPr>
              <w:rFonts w:ascii="Times New Roman" w:hAnsi="Times New Roman" w:cs="Times New Roman"/>
              <w:i/>
              <w:iCs/>
              <w:color w:val="000000" w:themeColor="text1"/>
            </w:rPr>
          </w:rPrChange>
        </w:rPr>
      </w:pPr>
      <w:r w:rsidRPr="002171E3">
        <w:rPr>
          <w:rFonts w:ascii="Times New Roman" w:hAnsi="Times New Roman" w:cs="Times New Roman"/>
          <w:b/>
          <w:bCs/>
          <w:i/>
          <w:iCs/>
          <w:color w:val="0D0D0D"/>
          <w:sz w:val="24"/>
          <w:shd w:val="clear" w:color="auto" w:fill="FFFFFF"/>
          <w:rPrChange w:id="305" w:author="rongquan zhai" w:date="2024-12-27T15:04:00Z" w16du:dateUtc="2024-12-27T07:04:00Z">
            <w:rPr>
              <w:rFonts w:ascii="Times New Roman" w:hAnsi="Times New Roman" w:cs="Times New Roman"/>
              <w:b/>
              <w:bCs/>
              <w:i/>
              <w:iCs/>
              <w:color w:val="0D0D0D"/>
              <w:shd w:val="clear" w:color="auto" w:fill="FFFFFF"/>
            </w:rPr>
          </w:rPrChange>
        </w:rPr>
        <w:t>2</w:t>
      </w:r>
      <w:ins w:id="306" w:author="rongquan zhai" w:date="2024-12-26T23:08:00Z" w16du:dateUtc="2024-12-26T15:08:00Z">
        <w:r w:rsidR="00844FBC" w:rsidRPr="002171E3">
          <w:rPr>
            <w:rFonts w:ascii="Times New Roman" w:hAnsi="Times New Roman" w:cs="Times New Roman"/>
            <w:b/>
            <w:bCs/>
            <w:i/>
            <w:iCs/>
            <w:color w:val="0D0D0D"/>
            <w:sz w:val="24"/>
            <w:shd w:val="clear" w:color="auto" w:fill="FFFFFF"/>
            <w:rPrChange w:id="307" w:author="rongquan zhai" w:date="2024-12-27T15:04:00Z" w16du:dateUtc="2024-12-27T07:04:00Z">
              <w:rPr>
                <w:rFonts w:ascii="Times New Roman" w:hAnsi="Times New Roman" w:cs="Times New Roman"/>
                <w:b/>
                <w:bCs/>
                <w:i/>
                <w:iCs/>
                <w:color w:val="0D0D0D"/>
                <w:shd w:val="clear" w:color="auto" w:fill="FFFFFF"/>
              </w:rPr>
            </w:rPrChange>
          </w:rPr>
          <w:t>.</w:t>
        </w:r>
      </w:ins>
      <w:del w:id="308" w:author="rongquan zhai" w:date="2024-12-26T23:08:00Z" w16du:dateUtc="2024-12-26T15:08:00Z">
        <w:r w:rsidRPr="002171E3" w:rsidDel="00844FBC">
          <w:rPr>
            <w:rFonts w:ascii="Times New Roman" w:hAnsi="Times New Roman" w:cs="Times New Roman"/>
            <w:b/>
            <w:bCs/>
            <w:i/>
            <w:iCs/>
            <w:color w:val="0D0D0D"/>
            <w:sz w:val="24"/>
            <w:shd w:val="clear" w:color="auto" w:fill="FFFFFF"/>
            <w:rPrChange w:id="309" w:author="rongquan zhai" w:date="2024-12-27T15:04:00Z" w16du:dateUtc="2024-12-27T07:04:00Z">
              <w:rPr>
                <w:rFonts w:ascii="Times New Roman" w:hAnsi="Times New Roman" w:cs="Times New Roman"/>
                <w:b/>
                <w:bCs/>
                <w:i/>
                <w:iCs/>
                <w:color w:val="0D0D0D"/>
                <w:shd w:val="clear" w:color="auto" w:fill="FFFFFF"/>
              </w:rPr>
            </w:rPrChange>
          </w:rPr>
          <w:delText>.2.6</w:delText>
        </w:r>
      </w:del>
      <w:ins w:id="310" w:author="rongquan zhai" w:date="2024-12-26T23:08:00Z" w16du:dateUtc="2024-12-26T15:08:00Z">
        <w:r w:rsidR="00844FBC" w:rsidRPr="002171E3">
          <w:rPr>
            <w:rFonts w:ascii="Times New Roman" w:hAnsi="Times New Roman" w:cs="Times New Roman"/>
            <w:b/>
            <w:bCs/>
            <w:i/>
            <w:iCs/>
            <w:color w:val="0D0D0D"/>
            <w:sz w:val="24"/>
            <w:shd w:val="clear" w:color="auto" w:fill="FFFFFF"/>
            <w:rPrChange w:id="311" w:author="rongquan zhai" w:date="2024-12-27T15:04:00Z" w16du:dateUtc="2024-12-27T07:04:00Z">
              <w:rPr>
                <w:rFonts w:ascii="Times New Roman" w:hAnsi="Times New Roman" w:cs="Times New Roman"/>
                <w:b/>
                <w:bCs/>
                <w:i/>
                <w:iCs/>
                <w:color w:val="0D0D0D"/>
                <w:shd w:val="clear" w:color="auto" w:fill="FFFFFF"/>
              </w:rPr>
            </w:rPrChange>
          </w:rPr>
          <w:t>8</w:t>
        </w:r>
      </w:ins>
      <w:r w:rsidRPr="002171E3">
        <w:rPr>
          <w:rFonts w:ascii="Times New Roman" w:hAnsi="Times New Roman" w:cs="Times New Roman"/>
          <w:b/>
          <w:bCs/>
          <w:i/>
          <w:iCs/>
          <w:color w:val="0D0D0D"/>
          <w:sz w:val="24"/>
          <w:shd w:val="clear" w:color="auto" w:fill="FFFFFF"/>
          <w:rPrChange w:id="312" w:author="rongquan zhai" w:date="2024-12-27T15:04:00Z" w16du:dateUtc="2024-12-27T07:04:00Z">
            <w:rPr>
              <w:rFonts w:ascii="Times New Roman" w:hAnsi="Times New Roman" w:cs="Times New Roman"/>
              <w:b/>
              <w:bCs/>
              <w:i/>
              <w:iCs/>
              <w:color w:val="0D0D0D"/>
              <w:shd w:val="clear" w:color="auto" w:fill="FFFFFF"/>
            </w:rPr>
          </w:rPrChange>
        </w:rPr>
        <w:t xml:space="preserve"> Comparison with </w:t>
      </w:r>
      <w:r w:rsidR="001E6F32" w:rsidRPr="002171E3">
        <w:rPr>
          <w:rFonts w:ascii="Times New Roman" w:hAnsi="Times New Roman" w:cs="Times New Roman"/>
          <w:b/>
          <w:bCs/>
          <w:i/>
          <w:iCs/>
          <w:color w:val="0D0D0D"/>
          <w:sz w:val="24"/>
          <w:shd w:val="clear" w:color="auto" w:fill="FFFFFF"/>
          <w:rPrChange w:id="313" w:author="rongquan zhai" w:date="2024-12-27T15:04:00Z" w16du:dateUtc="2024-12-27T07:04:00Z">
            <w:rPr>
              <w:rFonts w:ascii="Times New Roman" w:hAnsi="Times New Roman" w:cs="Times New Roman"/>
              <w:b/>
              <w:bCs/>
              <w:i/>
              <w:iCs/>
              <w:color w:val="0D0D0D"/>
              <w:shd w:val="clear" w:color="auto" w:fill="FFFFFF"/>
            </w:rPr>
          </w:rPrChange>
        </w:rPr>
        <w:t>o</w:t>
      </w:r>
      <w:r w:rsidRPr="002171E3">
        <w:rPr>
          <w:rFonts w:ascii="Times New Roman" w:hAnsi="Times New Roman" w:cs="Times New Roman"/>
          <w:b/>
          <w:bCs/>
          <w:i/>
          <w:iCs/>
          <w:color w:val="0D0D0D"/>
          <w:sz w:val="24"/>
          <w:shd w:val="clear" w:color="auto" w:fill="FFFFFF"/>
          <w:rPrChange w:id="314" w:author="rongquan zhai" w:date="2024-12-27T15:04:00Z" w16du:dateUtc="2024-12-27T07:04:00Z">
            <w:rPr>
              <w:rFonts w:ascii="Times New Roman" w:hAnsi="Times New Roman" w:cs="Times New Roman"/>
              <w:b/>
              <w:bCs/>
              <w:i/>
              <w:iCs/>
              <w:color w:val="0D0D0D"/>
              <w:shd w:val="clear" w:color="auto" w:fill="FFFFFF"/>
            </w:rPr>
          </w:rPrChange>
        </w:rPr>
        <w:t xml:space="preserve">ther </w:t>
      </w:r>
      <w:r w:rsidR="001E6F32" w:rsidRPr="002171E3">
        <w:rPr>
          <w:rFonts w:ascii="Times New Roman" w:hAnsi="Times New Roman" w:cs="Times New Roman"/>
          <w:b/>
          <w:bCs/>
          <w:i/>
          <w:iCs/>
          <w:color w:val="0D0D0D"/>
          <w:sz w:val="24"/>
          <w:shd w:val="clear" w:color="auto" w:fill="FFFFFF"/>
          <w:rPrChange w:id="315" w:author="rongquan zhai" w:date="2024-12-27T15:04:00Z" w16du:dateUtc="2024-12-27T07:04:00Z">
            <w:rPr>
              <w:rFonts w:ascii="Times New Roman" w:hAnsi="Times New Roman" w:cs="Times New Roman"/>
              <w:b/>
              <w:bCs/>
              <w:i/>
              <w:iCs/>
              <w:color w:val="0D0D0D"/>
              <w:shd w:val="clear" w:color="auto" w:fill="FFFFFF"/>
            </w:rPr>
          </w:rPrChange>
        </w:rPr>
        <w:t>t</w:t>
      </w:r>
      <w:r w:rsidRPr="002171E3">
        <w:rPr>
          <w:rFonts w:ascii="Times New Roman" w:hAnsi="Times New Roman" w:cs="Times New Roman"/>
          <w:b/>
          <w:bCs/>
          <w:i/>
          <w:iCs/>
          <w:color w:val="0D0D0D"/>
          <w:sz w:val="24"/>
          <w:shd w:val="clear" w:color="auto" w:fill="FFFFFF"/>
          <w:rPrChange w:id="316" w:author="rongquan zhai" w:date="2024-12-27T15:04:00Z" w16du:dateUtc="2024-12-27T07:04:00Z">
            <w:rPr>
              <w:rFonts w:ascii="Times New Roman" w:hAnsi="Times New Roman" w:cs="Times New Roman"/>
              <w:b/>
              <w:bCs/>
              <w:i/>
              <w:iCs/>
              <w:color w:val="0D0D0D"/>
              <w:shd w:val="clear" w:color="auto" w:fill="FFFFFF"/>
            </w:rPr>
          </w:rPrChange>
        </w:rPr>
        <w:t>ensor-</w:t>
      </w:r>
      <w:r w:rsidR="001E6F32" w:rsidRPr="002171E3">
        <w:rPr>
          <w:rFonts w:ascii="Times New Roman" w:hAnsi="Times New Roman" w:cs="Times New Roman"/>
          <w:b/>
          <w:bCs/>
          <w:i/>
          <w:iCs/>
          <w:color w:val="0D0D0D"/>
          <w:sz w:val="24"/>
          <w:shd w:val="clear" w:color="auto" w:fill="FFFFFF"/>
          <w:rPrChange w:id="317" w:author="rongquan zhai" w:date="2024-12-27T15:04:00Z" w16du:dateUtc="2024-12-27T07:04:00Z">
            <w:rPr>
              <w:rFonts w:ascii="Times New Roman" w:hAnsi="Times New Roman" w:cs="Times New Roman"/>
              <w:b/>
              <w:bCs/>
              <w:i/>
              <w:iCs/>
              <w:color w:val="0D0D0D"/>
              <w:shd w:val="clear" w:color="auto" w:fill="FFFFFF"/>
            </w:rPr>
          </w:rPrChange>
        </w:rPr>
        <w:t>b</w:t>
      </w:r>
      <w:r w:rsidRPr="002171E3">
        <w:rPr>
          <w:rFonts w:ascii="Times New Roman" w:hAnsi="Times New Roman" w:cs="Times New Roman"/>
          <w:b/>
          <w:bCs/>
          <w:i/>
          <w:iCs/>
          <w:color w:val="0D0D0D"/>
          <w:sz w:val="24"/>
          <w:shd w:val="clear" w:color="auto" w:fill="FFFFFF"/>
          <w:rPrChange w:id="318" w:author="rongquan zhai" w:date="2024-12-27T15:04:00Z" w16du:dateUtc="2024-12-27T07:04:00Z">
            <w:rPr>
              <w:rFonts w:ascii="Times New Roman" w:hAnsi="Times New Roman" w:cs="Times New Roman"/>
              <w:b/>
              <w:bCs/>
              <w:i/>
              <w:iCs/>
              <w:color w:val="0D0D0D"/>
              <w:shd w:val="clear" w:color="auto" w:fill="FFFFFF"/>
            </w:rPr>
          </w:rPrChange>
        </w:rPr>
        <w:t xml:space="preserve">ased </w:t>
      </w:r>
      <w:r w:rsidR="001E6F32" w:rsidRPr="002171E3">
        <w:rPr>
          <w:rFonts w:ascii="Times New Roman" w:hAnsi="Times New Roman" w:cs="Times New Roman"/>
          <w:b/>
          <w:bCs/>
          <w:i/>
          <w:iCs/>
          <w:color w:val="0D0D0D"/>
          <w:sz w:val="24"/>
          <w:shd w:val="clear" w:color="auto" w:fill="FFFFFF"/>
          <w:rPrChange w:id="319" w:author="rongquan zhai" w:date="2024-12-27T15:04:00Z" w16du:dateUtc="2024-12-27T07:04:00Z">
            <w:rPr>
              <w:rFonts w:ascii="Times New Roman" w:hAnsi="Times New Roman" w:cs="Times New Roman"/>
              <w:b/>
              <w:bCs/>
              <w:i/>
              <w:iCs/>
              <w:color w:val="0D0D0D"/>
              <w:shd w:val="clear" w:color="auto" w:fill="FFFFFF"/>
            </w:rPr>
          </w:rPrChange>
        </w:rPr>
        <w:t>i</w:t>
      </w:r>
      <w:r w:rsidRPr="002171E3">
        <w:rPr>
          <w:rFonts w:ascii="Times New Roman" w:hAnsi="Times New Roman" w:cs="Times New Roman"/>
          <w:b/>
          <w:bCs/>
          <w:i/>
          <w:iCs/>
          <w:color w:val="0D0D0D"/>
          <w:sz w:val="24"/>
          <w:shd w:val="clear" w:color="auto" w:fill="FFFFFF"/>
          <w:rPrChange w:id="320" w:author="rongquan zhai" w:date="2024-12-27T15:04:00Z" w16du:dateUtc="2024-12-27T07:04:00Z">
            <w:rPr>
              <w:rFonts w:ascii="Times New Roman" w:hAnsi="Times New Roman" w:cs="Times New Roman"/>
              <w:b/>
              <w:bCs/>
              <w:i/>
              <w:iCs/>
              <w:color w:val="0D0D0D"/>
              <w:shd w:val="clear" w:color="auto" w:fill="FFFFFF"/>
            </w:rPr>
          </w:rPrChange>
        </w:rPr>
        <w:t xml:space="preserve">mputation </w:t>
      </w:r>
      <w:r w:rsidR="001E6F32" w:rsidRPr="002171E3">
        <w:rPr>
          <w:rFonts w:ascii="Times New Roman" w:hAnsi="Times New Roman" w:cs="Times New Roman"/>
          <w:b/>
          <w:bCs/>
          <w:i/>
          <w:iCs/>
          <w:color w:val="0D0D0D"/>
          <w:sz w:val="24"/>
          <w:shd w:val="clear" w:color="auto" w:fill="FFFFFF"/>
          <w:rPrChange w:id="321" w:author="rongquan zhai" w:date="2024-12-27T15:04:00Z" w16du:dateUtc="2024-12-27T07:04:00Z">
            <w:rPr>
              <w:rFonts w:ascii="Times New Roman" w:hAnsi="Times New Roman" w:cs="Times New Roman"/>
              <w:b/>
              <w:bCs/>
              <w:i/>
              <w:iCs/>
              <w:color w:val="0D0D0D"/>
              <w:shd w:val="clear" w:color="auto" w:fill="FFFFFF"/>
            </w:rPr>
          </w:rPrChange>
        </w:rPr>
        <w:t>p</w:t>
      </w:r>
      <w:r w:rsidRPr="002171E3">
        <w:rPr>
          <w:rFonts w:ascii="Times New Roman" w:hAnsi="Times New Roman" w:cs="Times New Roman"/>
          <w:b/>
          <w:bCs/>
          <w:i/>
          <w:iCs/>
          <w:color w:val="0D0D0D"/>
          <w:sz w:val="24"/>
          <w:shd w:val="clear" w:color="auto" w:fill="FFFFFF"/>
          <w:rPrChange w:id="322" w:author="rongquan zhai" w:date="2024-12-27T15:04:00Z" w16du:dateUtc="2024-12-27T07:04:00Z">
            <w:rPr>
              <w:rFonts w:ascii="Times New Roman" w:hAnsi="Times New Roman" w:cs="Times New Roman"/>
              <w:b/>
              <w:bCs/>
              <w:i/>
              <w:iCs/>
              <w:color w:val="0D0D0D"/>
              <w:shd w:val="clear" w:color="auto" w:fill="FFFFFF"/>
            </w:rPr>
          </w:rPrChange>
        </w:rPr>
        <w:t xml:space="preserve">rediction </w:t>
      </w:r>
      <w:r w:rsidR="001E6F32" w:rsidRPr="002171E3">
        <w:rPr>
          <w:rFonts w:ascii="Times New Roman" w:hAnsi="Times New Roman" w:cs="Times New Roman"/>
          <w:b/>
          <w:bCs/>
          <w:i/>
          <w:iCs/>
          <w:color w:val="0D0D0D"/>
          <w:sz w:val="24"/>
          <w:shd w:val="clear" w:color="auto" w:fill="FFFFFF"/>
          <w:rPrChange w:id="323" w:author="rongquan zhai" w:date="2024-12-27T15:04:00Z" w16du:dateUtc="2024-12-27T07:04:00Z">
            <w:rPr>
              <w:rFonts w:ascii="Times New Roman" w:hAnsi="Times New Roman" w:cs="Times New Roman"/>
              <w:b/>
              <w:bCs/>
              <w:i/>
              <w:iCs/>
              <w:color w:val="0D0D0D"/>
              <w:shd w:val="clear" w:color="auto" w:fill="FFFFFF"/>
            </w:rPr>
          </w:rPrChange>
        </w:rPr>
        <w:t>m</w:t>
      </w:r>
      <w:r w:rsidRPr="002171E3">
        <w:rPr>
          <w:rFonts w:ascii="Times New Roman" w:hAnsi="Times New Roman" w:cs="Times New Roman"/>
          <w:b/>
          <w:bCs/>
          <w:i/>
          <w:iCs/>
          <w:color w:val="0D0D0D"/>
          <w:sz w:val="24"/>
          <w:shd w:val="clear" w:color="auto" w:fill="FFFFFF"/>
          <w:rPrChange w:id="324" w:author="rongquan zhai" w:date="2024-12-27T15:04:00Z" w16du:dateUtc="2024-12-27T07:04:00Z">
            <w:rPr>
              <w:rFonts w:ascii="Times New Roman" w:hAnsi="Times New Roman" w:cs="Times New Roman"/>
              <w:b/>
              <w:bCs/>
              <w:i/>
              <w:iCs/>
              <w:color w:val="0D0D0D"/>
              <w:shd w:val="clear" w:color="auto" w:fill="FFFFFF"/>
            </w:rPr>
          </w:rPrChange>
        </w:rPr>
        <w:t>ethods</w:t>
      </w:r>
    </w:p>
    <w:p w14:paraId="755BC912" w14:textId="77777777" w:rsidR="00304219" w:rsidRDefault="00304219" w:rsidP="00304219">
      <w:pPr>
        <w:spacing w:line="360" w:lineRule="auto"/>
        <w:ind w:firstLineChars="200" w:firstLine="420"/>
        <w:rPr>
          <w:rFonts w:ascii="Times New Roman" w:hAnsi="Times New Roman" w:cs="Times New Roman"/>
          <w:color w:val="000000" w:themeColor="text1"/>
        </w:rPr>
      </w:pPr>
      <w:r>
        <w:rPr>
          <w:rFonts w:ascii="Times New Roman" w:hAnsi="Times New Roman" w:cs="Times New Roman"/>
          <w:color w:val="000000" w:themeColor="text1"/>
        </w:rPr>
        <w:t xml:space="preserve">We compared our method with traditional tensor completion approaches. The results revealed that our method outperforms tensor completion in predicting and learning more comprehensive </w:t>
      </w:r>
      <w:r>
        <w:rPr>
          <w:rFonts w:ascii="Times New Roman" w:hAnsi="Times New Roman" w:cs="Times New Roman"/>
          <w:color w:val="000000" w:themeColor="text1"/>
        </w:rPr>
        <w:lastRenderedPageBreak/>
        <w:t>content. Traditional tensor completion algorithms</w:t>
      </w:r>
      <w:r>
        <w:rPr>
          <w:rFonts w:ascii="Times New Roman" w:hAnsi="Times New Roman" w:cs="Times New Roman"/>
          <w:color w:val="000000" w:themeColor="text1"/>
        </w:rPr>
        <w:fldChar w:fldCharType="begin"/>
      </w:r>
      <w:r w:rsidR="00EF1730">
        <w:rPr>
          <w:rFonts w:ascii="Times New Roman" w:hAnsi="Times New Roman" w:cs="Times New Roman"/>
          <w:color w:val="000000" w:themeColor="text1"/>
        </w:rPr>
        <w:instrText xml:space="preserve"> ADDIN EN.CITE &lt;EndNote&gt;&lt;Cite&gt;&lt;Author&gt;Song&lt;/Author&gt;&lt;Year&gt;2020&lt;/Year&gt;&lt;RecNum&gt;104&lt;/RecNum&gt;&lt;DisplayText&gt;(Song et al., 2020; Yokota et al., 2016)&lt;/DisplayText&gt;&lt;record&gt;&lt;rec-number&gt;104&lt;/rec-number&gt;&lt;foreign-keys&gt;&lt;key app="EN" db-id="tpfrd5zae559djexsr5vtzdfpxp9evp0s5ep" timestamp="1709199901"&gt;104&lt;/key&gt;&lt;/foreign-keys&gt;&lt;ref-type name="Journal Article"&gt;17&lt;/ref-type&gt;&lt;contributors&gt;&lt;authors&gt;&lt;author&gt;Song, Guangjing&lt;/author&gt;&lt;author&gt;Ng, Michael K&lt;/author&gt;&lt;author&gt;Zhang, Xiongjun&lt;/author&gt;&lt;/authors&gt;&lt;/contributors&gt;&lt;titles&gt;&lt;title&gt;Robust tensor completion using transformed tensor singular value decomposition&lt;/title&gt;&lt;secondary-title&gt;Numerical Linear Algebra with Applications&lt;/secondary-title&gt;&lt;/titles&gt;&lt;periodical&gt;&lt;full-title&gt;Numerical Linear Algebra with Applications&lt;/full-title&gt;&lt;/periodical&gt;&lt;pages&gt;e2299&lt;/pages&gt;&lt;volume&gt;27&lt;/volume&gt;&lt;number&gt;3&lt;/number&gt;&lt;dates&gt;&lt;year&gt;2020&lt;/year&gt;&lt;/dates&gt;&lt;isbn&gt;1070-5325&lt;/isbn&gt;&lt;urls&gt;&lt;/urls&gt;&lt;electronic-resource-num&gt;https://doi.org/10.1002/nla.2299&lt;/electronic-resource-num&gt;&lt;/record&gt;&lt;/Cite&gt;&lt;Cite&gt;&lt;Author&gt;Yokota&lt;/Author&gt;&lt;Year&gt;2016&lt;/Year&gt;&lt;RecNum&gt;105&lt;/RecNum&gt;&lt;record&gt;&lt;rec-number&gt;105&lt;/rec-number&gt;&lt;foreign-keys&gt;&lt;key app="EN" db-id="tpfrd5zae559djexsr5vtzdfpxp9evp0s5ep" timestamp="1709200084"&gt;105&lt;/key&gt;&lt;/foreign-keys&gt;&lt;ref-type name="Journal Article"&gt;17&lt;/ref-type&gt;&lt;contributors&gt;&lt;authors&gt;&lt;author&gt;Yokota, Tatsuya&lt;/author&gt;&lt;author&gt;Zhao, Qibin&lt;/author&gt;&lt;author&gt;Cichocki, Andrzej&lt;/author&gt;&lt;/authors&gt;&lt;/contributors&gt;&lt;titles&gt;&lt;title&gt;Smooth PARAFAC decomposition for tensor completion&lt;/title&gt;&lt;secondary-title&gt;IEEE Transactions on Signal Processing&lt;/secondary-title&gt;&lt;/titles&gt;&lt;periodical&gt;&lt;full-title&gt;IEEE Transactions on Signal Processing&lt;/full-title&gt;&lt;/periodical&gt;&lt;pages&gt;5423-5436&lt;/pages&gt;&lt;volume&gt;64&lt;/volume&gt;&lt;number&gt;20&lt;/number&gt;&lt;dates&gt;&lt;year&gt;2016&lt;/year&gt;&lt;/dates&gt;&lt;isbn&gt;1053-587X&lt;/isbn&gt;&lt;urls&gt;&lt;/urls&gt;&lt;electronic-resource-num&gt;10.1109/TSP.2016.2586759&lt;/electronic-resource-num&gt;&lt;/record&gt;&lt;/Cite&gt;&lt;/EndNote&gt;</w:instrText>
      </w:r>
      <w:r>
        <w:rPr>
          <w:rFonts w:ascii="Times New Roman" w:hAnsi="Times New Roman" w:cs="Times New Roman"/>
          <w:color w:val="000000" w:themeColor="text1"/>
        </w:rPr>
        <w:fldChar w:fldCharType="separate"/>
      </w:r>
      <w:r w:rsidR="00EF1730">
        <w:rPr>
          <w:rFonts w:ascii="Times New Roman" w:hAnsi="Times New Roman" w:cs="Times New Roman"/>
          <w:noProof/>
          <w:color w:val="000000" w:themeColor="text1"/>
        </w:rPr>
        <w:t>(Song et al., 2020; Yokota et al., 2016)</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ultimately formulate as an optimization problem, with the objective typically being to minimize the rank of the completed tensor, see in left side of </w:t>
      </w:r>
      <w:r>
        <w:rPr>
          <w:rFonts w:ascii="Times New Roman" w:hAnsi="Times New Roman" w:cs="Times New Roman"/>
          <w:color w:val="FF0000"/>
        </w:rPr>
        <w:t>Supplementary</w:t>
      </w:r>
      <w:r>
        <w:rPr>
          <w:rFonts w:ascii="Times New Roman" w:hAnsi="Times New Roman" w:cs="Times New Roman"/>
          <w:color w:val="000000" w:themeColor="text1"/>
        </w:rPr>
        <w:t xml:space="preserve"> Figure. </w:t>
      </w:r>
      <w:ins w:id="325" w:author="rongquan zhai" w:date="2024-12-26T23:32:00Z" w16du:dateUtc="2024-12-26T15:32:00Z">
        <w:r w:rsidR="002B7008">
          <w:rPr>
            <w:rFonts w:ascii="Times New Roman" w:hAnsi="Times New Roman" w:cs="Times New Roman"/>
            <w:color w:val="000000" w:themeColor="text1"/>
          </w:rPr>
          <w:t>11</w:t>
        </w:r>
      </w:ins>
      <w:del w:id="326" w:author="rongquan zhai" w:date="2024-12-26T23:32:00Z" w16du:dateUtc="2024-12-26T15:32:00Z">
        <w:r w:rsidDel="002B7008">
          <w:rPr>
            <w:rFonts w:ascii="Times New Roman" w:hAnsi="Times New Roman" w:cs="Times New Roman"/>
            <w:color w:val="000000" w:themeColor="text1"/>
          </w:rPr>
          <w:delText>8</w:delText>
        </w:r>
      </w:del>
      <w:r>
        <w:rPr>
          <w:rFonts w:ascii="Times New Roman" w:hAnsi="Times New Roman" w:cs="Times New Roman"/>
          <w:color w:val="000000" w:themeColor="text1"/>
        </w:rPr>
        <w:t>. The traditional tensor completion methods perform poorly, resulting in low similarity in the group-level T-maps</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 xml:space="preserve">(see in right side of </w:t>
      </w:r>
      <w:r>
        <w:rPr>
          <w:rFonts w:ascii="Times New Roman" w:hAnsi="Times New Roman" w:cs="Times New Roman"/>
          <w:color w:val="FF0000"/>
        </w:rPr>
        <w:t>Supplementary</w:t>
      </w:r>
      <w:r>
        <w:rPr>
          <w:rFonts w:ascii="Times New Roman" w:hAnsi="Times New Roman" w:cs="Times New Roman"/>
          <w:color w:val="000000" w:themeColor="text1"/>
        </w:rPr>
        <w:t xml:space="preserve"> Figure. </w:t>
      </w:r>
      <w:ins w:id="327" w:author="rongquan zhai" w:date="2024-12-26T23:33:00Z" w16du:dateUtc="2024-12-26T15:33:00Z">
        <w:r w:rsidR="002B7008">
          <w:rPr>
            <w:rFonts w:ascii="Times New Roman" w:hAnsi="Times New Roman" w:cs="Times New Roman"/>
            <w:color w:val="000000" w:themeColor="text1"/>
          </w:rPr>
          <w:t>11</w:t>
        </w:r>
      </w:ins>
      <w:del w:id="328" w:author="rongquan zhai" w:date="2024-12-26T23:32:00Z" w16du:dateUtc="2024-12-26T15:32:00Z">
        <w:r w:rsidDel="002B7008">
          <w:rPr>
            <w:rFonts w:ascii="Times New Roman" w:hAnsi="Times New Roman" w:cs="Times New Roman"/>
            <w:color w:val="000000" w:themeColor="text1"/>
          </w:rPr>
          <w:delText>8</w:delText>
        </w:r>
      </w:del>
      <w:r>
        <w:rPr>
          <w:rFonts w:ascii="Times New Roman" w:hAnsi="Times New Roman" w:cs="Times New Roman"/>
          <w:color w:val="000000" w:themeColor="text1"/>
        </w:rPr>
        <w:t>).</w:t>
      </w:r>
    </w:p>
    <w:p w14:paraId="5D3DBF28" w14:textId="77777777" w:rsidR="00304219" w:rsidRPr="00304219" w:rsidRDefault="00304219" w:rsidP="00304219">
      <w:pPr>
        <w:pStyle w:val="a9"/>
        <w:numPr>
          <w:ilvl w:val="0"/>
          <w:numId w:val="3"/>
        </w:numPr>
        <w:spacing w:line="360" w:lineRule="auto"/>
        <w:ind w:firstLineChars="0"/>
        <w:rPr>
          <w:rFonts w:ascii="Times New Roman" w:hAnsi="Times New Roman" w:cs="Times New Roman"/>
          <w:b/>
          <w:bCs/>
          <w:sz w:val="36"/>
          <w:szCs w:val="36"/>
        </w:rPr>
      </w:pPr>
      <w:r w:rsidRPr="00304219">
        <w:rPr>
          <w:rFonts w:ascii="Times New Roman" w:hAnsi="Times New Roman" w:cs="Times New Roman" w:hint="eastAsia"/>
          <w:b/>
          <w:bCs/>
          <w:sz w:val="36"/>
          <w:szCs w:val="36"/>
        </w:rPr>
        <w:t>Discussion</w:t>
      </w:r>
      <w:r w:rsidRPr="00304219">
        <w:rPr>
          <w:rFonts w:ascii="Times New Roman" w:hAnsi="Times New Roman" w:cs="Times New Roman"/>
          <w:b/>
          <w:bCs/>
          <w:sz w:val="36"/>
          <w:szCs w:val="36"/>
        </w:rPr>
        <w:t>s</w:t>
      </w:r>
    </w:p>
    <w:p w14:paraId="24DB58E5" w14:textId="77777777" w:rsidR="00304219" w:rsidRDefault="00304219" w:rsidP="00304219">
      <w:pPr>
        <w:spacing w:line="360" w:lineRule="auto"/>
        <w:ind w:firstLineChars="200" w:firstLine="420"/>
        <w:rPr>
          <w:rFonts w:ascii="Times New Roman" w:hAnsi="Times New Roman" w:cs="Times New Roman"/>
          <w:szCs w:val="21"/>
        </w:rPr>
      </w:pPr>
      <w:r>
        <w:rPr>
          <w:rFonts w:ascii="Times New Roman" w:hAnsi="Times New Roman" w:cs="Times New Roman"/>
          <w:szCs w:val="21"/>
        </w:rPr>
        <w:t xml:space="preserve">Using a CP decomposition method that requires no prior design, we extracted numerous temporal, spatial, and individual features that show </w:t>
      </w:r>
      <w:r w:rsidR="00224BF3">
        <w:rPr>
          <w:rFonts w:ascii="Times New Roman" w:hAnsi="Times New Roman" w:cs="Times New Roman" w:hint="eastAsia"/>
          <w:szCs w:val="21"/>
        </w:rPr>
        <w:t>significant</w:t>
      </w:r>
      <w:r>
        <w:rPr>
          <w:rFonts w:ascii="Times New Roman" w:hAnsi="Times New Roman" w:cs="Times New Roman"/>
          <w:szCs w:val="21"/>
        </w:rPr>
        <w:t xml:space="preserve"> correlations with traditional features. Notably, the third individual CP component derived from the tensor decomposition of BOLD signals and the first individual CP component from the tensor decomposition of condition responses were consistently associated with depression. This association was observed not only in the 618 individuals assessed across all three measurements but was also validated in other populations at the same time point. This novel, multidimensional representation of the brain provides a fresh perspective for an enhanced, multi-view understanding of brain function. The stable third component from the tensor decomposition of BOLD signals, along with the stable first component from the tensor decomposition of condition response signals, both explain a relatively small proportion of the total variance (see Supplementary Table 2). This finding aligns with previous research</w:t>
      </w:r>
      <w:r>
        <w:rPr>
          <w:rFonts w:ascii="Times New Roman" w:hAnsi="Times New Roman" w:cs="Times New Roman"/>
          <w:szCs w:val="21"/>
        </w:rPr>
        <w:fldChar w:fldCharType="begin"/>
      </w:r>
      <w:r w:rsidR="00EF1730">
        <w:rPr>
          <w:rFonts w:ascii="Times New Roman" w:hAnsi="Times New Roman" w:cs="Times New Roman"/>
          <w:szCs w:val="21"/>
        </w:rPr>
        <w:instrText xml:space="preserve"> ADDIN EN.CITE &lt;EndNote&gt;&lt;Cite&gt;&lt;Author&gt;Attwell&lt;/Author&gt;&lt;Year&gt;2002&lt;/Year&gt;&lt;RecNum&gt;203&lt;/RecNum&gt;&lt;DisplayText&gt;(Attwell &amp;amp; Iadecola, 2002; Logothetis, 2008)&lt;/DisplayText&gt;&lt;record&gt;&lt;rec-number&gt;203&lt;/rec-number&gt;&lt;foreign-keys&gt;&lt;key app="EN" db-id="tpfrd5zae559djexsr5vtzdfpxp9evp0s5ep" timestamp="1723700119"&gt;203&lt;/key&gt;&lt;/foreign-keys&gt;&lt;ref-type name="Journal Article"&gt;17&lt;/ref-type&gt;&lt;contributors&gt;&lt;authors&gt;&lt;author&gt;Attwell, David&lt;/author&gt;&lt;author&gt;Iadecola, Costantino&lt;/author&gt;&lt;/authors&gt;&lt;/contributors&gt;&lt;titles&gt;&lt;title&gt;The neural basis of functional brain imaging signals&lt;/title&gt;&lt;secondary-title&gt;Trends in neurosciences&lt;/secondary-title&gt;&lt;/titles&gt;&lt;periodical&gt;&lt;full-title&gt;Trends in Neurosciences&lt;/full-title&gt;&lt;/periodical&gt;&lt;pages&gt;621-625&lt;/pages&gt;&lt;volume&gt;25&lt;/volume&gt;&lt;number&gt;12&lt;/number&gt;&lt;dates&gt;&lt;year&gt;2002&lt;/year&gt;&lt;/dates&gt;&lt;isbn&gt;0166-2236&lt;/isbn&gt;&lt;urls&gt;&lt;/urls&gt;&lt;electronic-resource-num&gt;https://doi.org/10.1016/S0166-2236(02)02264-6&lt;/electronic-resource-num&gt;&lt;/record&gt;&lt;/Cite&gt;&lt;Cite&gt;&lt;Author&gt;Logothetis&lt;/Author&gt;&lt;Year&gt;2008&lt;/Year&gt;&lt;RecNum&gt;97&lt;/RecNum&gt;&lt;record&gt;&lt;rec-number&gt;97&lt;/rec-number&gt;&lt;foreign-keys&gt;&lt;key app="EN" db-id="tpfrd5zae559djexsr5vtzdfpxp9evp0s5ep" timestamp="1707264261"&gt;97&lt;/key&gt;&lt;/foreign-keys&gt;&lt;ref-type name="Journal Article"&gt;17&lt;/ref-type&gt;&lt;contributors&gt;&lt;authors&gt;&lt;author&gt;Logothetis, Nikos K&lt;/author&gt;&lt;/authors&gt;&lt;/contributors&gt;&lt;titles&gt;&lt;title&gt;What we can do and what we cannot do with fMRI&lt;/title&gt;&lt;secondary-title&gt;Nature&lt;/secondary-title&gt;&lt;/titles&gt;&lt;periodical&gt;&lt;full-title&gt;Nature&lt;/full-title&gt;&lt;/periodical&gt;&lt;pages&gt;869-878&lt;/pages&gt;&lt;volume&gt;453&lt;/volume&gt;&lt;number&gt;7197&lt;/number&gt;&lt;dates&gt;&lt;year&gt;2008&lt;/year&gt;&lt;/dates&gt;&lt;isbn&gt;0028-0836&lt;/isbn&gt;&lt;urls&gt;&lt;/urls&gt;&lt;electronic-resource-num&gt;https://doi.org/10.1038/nature06976&lt;/electronic-resource-num&gt;&lt;/record&gt;&lt;/Cite&gt;&lt;/EndNote&gt;</w:instrText>
      </w:r>
      <w:r>
        <w:rPr>
          <w:rFonts w:ascii="Times New Roman" w:hAnsi="Times New Roman" w:cs="Times New Roman"/>
          <w:szCs w:val="21"/>
        </w:rPr>
        <w:fldChar w:fldCharType="separate"/>
      </w:r>
      <w:r>
        <w:rPr>
          <w:rFonts w:ascii="Times New Roman" w:hAnsi="Times New Roman" w:cs="Times New Roman"/>
          <w:noProof/>
          <w:szCs w:val="21"/>
        </w:rPr>
        <w:t>(Attwell &amp; Iadecola, 2002; Logothetis, 2008)</w:t>
      </w:r>
      <w:r>
        <w:rPr>
          <w:rFonts w:ascii="Times New Roman" w:hAnsi="Times New Roman" w:cs="Times New Roman"/>
          <w:szCs w:val="21"/>
        </w:rPr>
        <w:fldChar w:fldCharType="end"/>
      </w:r>
      <w:r>
        <w:rPr>
          <w:rFonts w:ascii="Times New Roman" w:hAnsi="Times New Roman" w:cs="Times New Roman"/>
          <w:szCs w:val="21"/>
        </w:rPr>
        <w:t>, which suggests that neural activity signals contribute only a minor portion of the overall BOLD signal. Considering that the first ten CP components account for a modest proportion of the total variance (around 20%, see Supplementary Table 2), it would be prudent to extract and analyze additional CP components to further explore the underlying data structure.</w:t>
      </w:r>
    </w:p>
    <w:p w14:paraId="0DEE0A3C" w14:textId="77777777" w:rsidR="00304219" w:rsidRDefault="00304219" w:rsidP="00304219">
      <w:pPr>
        <w:spacing w:line="360" w:lineRule="auto"/>
        <w:ind w:firstLineChars="200" w:firstLine="420"/>
        <w:rPr>
          <w:rFonts w:ascii="Times New Roman" w:hAnsi="Times New Roman" w:cs="Times New Roman"/>
          <w:szCs w:val="21"/>
        </w:rPr>
      </w:pPr>
      <w:r>
        <w:rPr>
          <w:rFonts w:ascii="Times New Roman" w:hAnsi="Times New Roman" w:cs="Times New Roman"/>
          <w:szCs w:val="21"/>
        </w:rPr>
        <w:t xml:space="preserve">In terms of prediction, we introduced a novel tensor-based decomposition-regression-fitting method that effectively generates predictions while integrating underlying assumptions specific to emotional signals. Our method demonstrates favorable predictive performance at both group and individual levels. The individual prediction outcomes can be explained by the fact that followup2 and followup3 share the same experimental paradigm, with followup3 providing more developmental information, resulting in the best prediction accuracy when using followup3 data to predict followup2. Although followup2 and followup3 differ from the baseline in their experimental </w:t>
      </w:r>
      <w:r>
        <w:rPr>
          <w:rFonts w:ascii="Times New Roman" w:hAnsi="Times New Roman" w:cs="Times New Roman"/>
          <w:szCs w:val="21"/>
        </w:rPr>
        <w:lastRenderedPageBreak/>
        <w:t>paradigms, they still offer additional developmental context, leading to relatively strong prediction performance. Conversely, predicting followup3 from followup2, which involves forecasting later developmental stages from earlier ones, naturally yields less accurate results. The prediction target is most effectively learned. Furthermore, the analysis of decomposed temporal loadings for each condition response reveals that neutral stimuli have the highest loading, followed by angry stimuli, with happy stimuli having the lowest loading—though the loading for happy faces is similar to that for angry faces. Control stimuli exhibit the weakest loading. As a result, facial stimuli (happy + angry + neutral - 3control) show the strongest predictive performance, followed by the arousal contrast (happy + angry - 2neutral), and the target-control and target-neutral contrasts, while the valence contrast (happy - angry) proves to be the most challenging to predict. Importantly, the associations between predictions and behavior are preserved, ensuring that the original relationships remain intact.</w:t>
      </w:r>
      <w:r>
        <w:rPr>
          <w:rFonts w:ascii="Times New Roman" w:hAnsi="Times New Roman" w:cs="Times New Roman" w:hint="eastAsia"/>
          <w:szCs w:val="21"/>
        </w:rPr>
        <w:t xml:space="preserve"> </w:t>
      </w:r>
      <w:r>
        <w:rPr>
          <w:rFonts w:ascii="Times New Roman" w:hAnsi="Times New Roman" w:cs="Times New Roman"/>
          <w:szCs w:val="21"/>
        </w:rPr>
        <w:t>The core idea of our prediction method is to combine group-common and individual-specific components. Our decomposition method extracts stable spatial and temporal group components, which are then combined with individual-specific components to predict and complete fMRI signals.</w:t>
      </w:r>
      <w:r>
        <w:rPr>
          <w:rFonts w:ascii="Times New Roman" w:hAnsi="Times New Roman" w:cs="Times New Roman" w:hint="eastAsia"/>
          <w:szCs w:val="21"/>
        </w:rPr>
        <w:t xml:space="preserve"> </w:t>
      </w:r>
      <w:r>
        <w:rPr>
          <w:rFonts w:ascii="Times New Roman" w:hAnsi="Times New Roman" w:cs="Times New Roman"/>
          <w:color w:val="0D0D0D"/>
          <w:szCs w:val="21"/>
          <w:shd w:val="clear" w:color="auto" w:fill="FFFFFF"/>
        </w:rPr>
        <w:t>Our ultimate objective was to impute the missing responses for the 'happy' condition during the baseline phase. Following imputation, the novel contrasts of 'happy &gt; angry' and '(happy + angry) &gt;2*neutral' revealed significant activation in the right amygdala and right fusiform, a pattern not observed in the previous 'angry &gt; neutral' contrast. Moreover, these activations were correlated with depression scores, aligning with findings from earlier studies</w:t>
      </w:r>
      <w:r>
        <w:rPr>
          <w:rFonts w:ascii="Times New Roman" w:hAnsi="Times New Roman" w:cs="Times New Roman"/>
          <w:color w:val="0D0D0D"/>
          <w:szCs w:val="21"/>
          <w:shd w:val="clear" w:color="auto" w:fill="FFFFFF"/>
        </w:rPr>
        <w:fldChar w:fldCharType="begin">
          <w:fldData xml:space="preserve">PEVuZE5vdGU+PENpdGU+PEF1dGhvcj5DaGVuPC9BdXRob3I+PFllYXI+MjAyMTwvWWVhcj48UmVj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==
</w:fldData>
        </w:fldChar>
      </w:r>
      <w:r w:rsidR="00EF1730">
        <w:rPr>
          <w:rFonts w:ascii="Times New Roman" w:hAnsi="Times New Roman" w:cs="Times New Roman"/>
          <w:color w:val="0D0D0D"/>
          <w:szCs w:val="21"/>
          <w:shd w:val="clear" w:color="auto" w:fill="FFFFFF"/>
        </w:rPr>
        <w:instrText xml:space="preserve"> ADDIN EN.CITE </w:instrText>
      </w:r>
      <w:r w:rsidR="00EF1730">
        <w:rPr>
          <w:rFonts w:ascii="Times New Roman" w:hAnsi="Times New Roman" w:cs="Times New Roman"/>
          <w:color w:val="0D0D0D"/>
          <w:szCs w:val="21"/>
          <w:shd w:val="clear" w:color="auto" w:fill="FFFFFF"/>
        </w:rPr>
        <w:fldChar w:fldCharType="begin">
          <w:fldData xml:space="preserve">PEVuZE5vdGU+PENpdGU+PEF1dGhvcj5DaGVuPC9BdXRob3I+PFllYXI+MjAyMTwvWWVhcj48UmVj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==
</w:fldData>
        </w:fldChar>
      </w:r>
      <w:r w:rsidR="00EF1730">
        <w:rPr>
          <w:rFonts w:ascii="Times New Roman" w:hAnsi="Times New Roman" w:cs="Times New Roman"/>
          <w:color w:val="0D0D0D"/>
          <w:szCs w:val="21"/>
          <w:shd w:val="clear" w:color="auto" w:fill="FFFFFF"/>
        </w:rPr>
        <w:instrText xml:space="preserve"> ADDIN EN.CITE.DATA </w:instrText>
      </w:r>
      <w:r w:rsidR="00EF1730">
        <w:rPr>
          <w:rFonts w:ascii="Times New Roman" w:hAnsi="Times New Roman" w:cs="Times New Roman"/>
          <w:color w:val="0D0D0D"/>
          <w:szCs w:val="21"/>
          <w:shd w:val="clear" w:color="auto" w:fill="FFFFFF"/>
        </w:rPr>
      </w:r>
      <w:r w:rsidR="00EF1730">
        <w:rPr>
          <w:rFonts w:ascii="Times New Roman" w:hAnsi="Times New Roman" w:cs="Times New Roman"/>
          <w:color w:val="0D0D0D"/>
          <w:szCs w:val="21"/>
          <w:shd w:val="clear" w:color="auto" w:fill="FFFFFF"/>
        </w:rPr>
        <w:fldChar w:fldCharType="end"/>
      </w:r>
      <w:r>
        <w:rPr>
          <w:rFonts w:ascii="Times New Roman" w:hAnsi="Times New Roman" w:cs="Times New Roman"/>
          <w:color w:val="0D0D0D"/>
          <w:szCs w:val="21"/>
          <w:shd w:val="clear" w:color="auto" w:fill="FFFFFF"/>
        </w:rPr>
      </w:r>
      <w:r>
        <w:rPr>
          <w:rFonts w:ascii="Times New Roman" w:hAnsi="Times New Roman" w:cs="Times New Roman"/>
          <w:color w:val="0D0D0D"/>
          <w:szCs w:val="21"/>
          <w:shd w:val="clear" w:color="auto" w:fill="FFFFFF"/>
        </w:rPr>
        <w:fldChar w:fldCharType="separate"/>
      </w:r>
      <w:r>
        <w:rPr>
          <w:rFonts w:ascii="Times New Roman" w:hAnsi="Times New Roman" w:cs="Times New Roman"/>
          <w:noProof/>
          <w:color w:val="0D0D0D"/>
          <w:szCs w:val="21"/>
          <w:shd w:val="clear" w:color="auto" w:fill="FFFFFF"/>
        </w:rPr>
        <w:t>(Chen et al., 2021; Sheline et al., 2001; Swartz et al., 2015; Wang et al., 2017; Yao et al., 2009)</w:t>
      </w:r>
      <w:r>
        <w:rPr>
          <w:rFonts w:ascii="Times New Roman" w:hAnsi="Times New Roman" w:cs="Times New Roman"/>
          <w:color w:val="0D0D0D"/>
          <w:szCs w:val="21"/>
          <w:shd w:val="clear" w:color="auto" w:fill="FFFFFF"/>
        </w:rPr>
        <w:fldChar w:fldCharType="end"/>
      </w:r>
      <w:r>
        <w:rPr>
          <w:rFonts w:ascii="Times New Roman" w:hAnsi="Times New Roman" w:cs="Times New Roman"/>
          <w:color w:val="0D0D0D"/>
          <w:szCs w:val="21"/>
          <w:shd w:val="clear" w:color="auto" w:fill="FFFFFF"/>
        </w:rPr>
        <w:t>. Our earlier analyses hinted at a potentially important relationship between a stable first or third whole-brain component and depression (Figure. 2f, 3f). However, the specific link with depression was more clearly elucidated and supplemented through the imputation of the 'happy' response during the baseline phase. By completing the longitudinal data through imputation, we enabled more comprehensive analyses, thereby maximizing the potential and value of our dataset.</w:t>
      </w:r>
    </w:p>
    <w:p w14:paraId="000B4664" w14:textId="77777777" w:rsidR="00304219" w:rsidRDefault="00304219" w:rsidP="00304219">
      <w:pPr>
        <w:spacing w:line="360" w:lineRule="auto"/>
        <w:ind w:firstLineChars="200" w:firstLine="420"/>
        <w:rPr>
          <w:rFonts w:ascii="Times New Roman" w:hAnsi="Times New Roman" w:cs="Times New Roman"/>
          <w:color w:val="0D0D0D"/>
          <w:szCs w:val="21"/>
          <w:shd w:val="clear" w:color="auto" w:fill="FFFFFF"/>
        </w:rPr>
      </w:pPr>
      <w:r>
        <w:rPr>
          <w:rFonts w:ascii="Times New Roman" w:hAnsi="Times New Roman" w:cs="Times New Roman"/>
        </w:rPr>
        <w:t xml:space="preserve">To accurately characterize brain information representation, it is crucial to study space, time, and individuals simultaneously within the </w:t>
      </w:r>
      <w:r>
        <w:rPr>
          <w:rFonts w:ascii="Times New Roman" w:hAnsi="Times New Roman" w:cs="Times New Roman" w:hint="eastAsia"/>
        </w:rPr>
        <w:t>multi</w:t>
      </w:r>
      <w:r>
        <w:rPr>
          <w:rFonts w:ascii="Times New Roman" w:hAnsi="Times New Roman" w:cs="Times New Roman"/>
        </w:rPr>
        <w:t>-dimensional physical world</w:t>
      </w:r>
      <w:r>
        <w:rPr>
          <w:rFonts w:ascii="Times New Roman" w:hAnsi="Times New Roman" w:cs="Times New Roman"/>
        </w:rPr>
        <w:fldChar w:fldCharType="begin">
          <w:fldData xml:space="preserve">PEVuZE5vdGU+PENpdGU+PEF1dGhvcj5Db25hPC9BdXRob3I+PFllYXI+MjAyMzwvWWVhcj48UmVj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PEVuZE5vdGU+PENpdGU+PEF1dGhvcj5Db25hPC9BdXRob3I+PFllYXI+MjAyMzwvWWVhcj48UmVj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(Cona et al., 2023; Herweg &amp; Kahana, 2018; Torres-Morales &amp; Cansino, 2024)</w:t>
      </w:r>
      <w:r>
        <w:rPr>
          <w:rFonts w:ascii="Times New Roman" w:hAnsi="Times New Roman" w:cs="Times New Roman"/>
        </w:rPr>
        <w:fldChar w:fldCharType="end"/>
      </w:r>
      <w:r>
        <w:rPr>
          <w:rFonts w:ascii="Times New Roman" w:hAnsi="Times New Roman" w:cs="Times New Roman"/>
        </w:rPr>
        <w:t xml:space="preserve">. Functional task data, however, presents scalability challenges due to high cognitive demands on participants, the need for extensive training and compliance, and the variability of task designs across different studies, which complicates data </w:t>
      </w:r>
      <w:r>
        <w:rPr>
          <w:rFonts w:ascii="Times New Roman" w:hAnsi="Times New Roman" w:cs="Times New Roman"/>
        </w:rPr>
        <w:lastRenderedPageBreak/>
        <w:t>aggregation.</w:t>
      </w:r>
      <w:r>
        <w:rPr>
          <w:rFonts w:ascii="Times New Roman" w:hAnsi="Times New Roman" w:cs="Times New Roman" w:hint="eastAsia"/>
        </w:rPr>
        <w:t xml:space="preserve"> </w:t>
      </w:r>
      <w:r>
        <w:rPr>
          <w:rFonts w:ascii="Times New Roman" w:hAnsi="Times New Roman" w:cs="Times New Roman"/>
        </w:rPr>
        <w:t>Characterizing neural activity from multiple dimensions provides a comprehensive and systematic understanding of the brain</w:t>
      </w:r>
      <w:r>
        <w:rPr>
          <w:rFonts w:ascii="Times New Roman" w:hAnsi="Times New Roman" w:cs="Times New Roman"/>
        </w:rPr>
        <w:fldChar w:fldCharType="begin"/>
      </w:r>
      <w:r>
        <w:rPr>
          <w:rFonts w:ascii="Times New Roman" w:hAnsi="Times New Roman" w:cs="Times New Roman"/>
        </w:rPr>
        <w:instrText xml:space="preserve"> ADDIN EN.CITE &lt;EndNote&gt;&lt;Cite&gt;&lt;Author&gt;Tozzi&lt;/Author&gt;&lt;Year&gt;2019&lt;/Year&gt;&lt;RecNum&gt;184&lt;/RecNum&gt;&lt;DisplayText&gt;(Tozzi, 2019)&lt;/DisplayText&gt;&lt;record&gt;&lt;rec-number&gt;184&lt;/rec-number&gt;&lt;foreign-keys&gt;&lt;key app="EN" db-id="tpfrd5zae559djexsr5vtzdfpxp9evp0s5ep" timestamp="1722944798"&gt;184&lt;/key&gt;&lt;/foreign-keys&gt;&lt;ref-type name="Journal Article"&gt;17&lt;/ref-type&gt;&lt;contributors&gt;&lt;authors&gt;&lt;author&gt;Tozzi, Arturo&lt;/author&gt;&lt;/authors&gt;&lt;/contributors&gt;&lt;titles&gt;&lt;title&gt;The multidimensional brain&lt;/title&gt;&lt;secondary-title&gt;Physics of Life Reviews&lt;/secondary-title&gt;&lt;/titles&gt;&lt;periodical&gt;&lt;full-title&gt;Physics of Life Reviews&lt;/full-title&gt;&lt;/periodical&gt;&lt;pages&gt;86-103&lt;/pages&gt;&lt;volume&gt;31&lt;/volume&gt;&lt;dates&gt;&lt;year&gt;2019&lt;/year&gt;&lt;/dates&gt;&lt;isbn&gt;1571-0645&lt;/isbn&gt;&lt;urls&gt;&lt;/urls&gt;&lt;electronic-resource-num&gt;https://doi.org/10.1016/j.plrev.2018.12.004&lt;/electronic-resource-num&gt;&lt;/record&gt;&lt;/Cite&gt;&lt;/EndNote&gt;</w:instrText>
      </w:r>
      <w:r>
        <w:rPr>
          <w:rFonts w:ascii="Times New Roman" w:hAnsi="Times New Roman" w:cs="Times New Roman"/>
        </w:rPr>
        <w:fldChar w:fldCharType="separate"/>
      </w:r>
      <w:r>
        <w:rPr>
          <w:rFonts w:ascii="Times New Roman" w:hAnsi="Times New Roman" w:cs="Times New Roman"/>
        </w:rPr>
        <w:t>(Tozzi, 2019)</w:t>
      </w:r>
      <w:r>
        <w:rPr>
          <w:rFonts w:ascii="Times New Roman" w:hAnsi="Times New Roman" w:cs="Times New Roman"/>
        </w:rPr>
        <w:fldChar w:fldCharType="end"/>
      </w:r>
      <w:r>
        <w:rPr>
          <w:rFonts w:ascii="Times New Roman" w:hAnsi="Times New Roman" w:cs="Times New Roman"/>
        </w:rPr>
        <w:t xml:space="preserve">. The CP decomposition method discussed in this article captures spatial, temporal, and individual-level signals, preserving their consistency with behavioral associations. Coupled with longitudinal data, this approach dynamically and holistically characterizes brain activity. </w:t>
      </w:r>
      <w:r>
        <w:rPr>
          <w:rFonts w:ascii="Times New Roman" w:hAnsi="Times New Roman" w:cs="Times New Roman" w:hint="eastAsia"/>
        </w:rPr>
        <w:t>Notably</w:t>
      </w:r>
      <w:r>
        <w:rPr>
          <w:rFonts w:ascii="Times New Roman" w:hAnsi="Times New Roman" w:cs="Times New Roman"/>
        </w:rPr>
        <w:t xml:space="preserve">, CP decomposition acts as a form of compression and extraction of brain information, aligning with Ray </w:t>
      </w:r>
      <w:proofErr w:type="spellStart"/>
      <w:r>
        <w:rPr>
          <w:rFonts w:ascii="Times New Roman" w:hAnsi="Times New Roman" w:cs="Times New Roman"/>
        </w:rPr>
        <w:t>Solomonoff's</w:t>
      </w:r>
      <w:proofErr w:type="spellEnd"/>
      <w:r>
        <w:rPr>
          <w:rFonts w:ascii="Times New Roman" w:hAnsi="Times New Roman" w:cs="Times New Roman"/>
        </w:rPr>
        <w:t xml:space="preserve"> notion that "compression is intelligence"</w:t>
      </w:r>
      <w:r>
        <w:rPr>
          <w:rFonts w:ascii="Times New Roman" w:hAnsi="Times New Roman" w:cs="Times New Roman"/>
        </w:rPr>
        <w:fldChar w:fldCharType="begin"/>
      </w:r>
      <w:r>
        <w:rPr>
          <w:rFonts w:ascii="Times New Roman" w:hAnsi="Times New Roman" w:cs="Times New Roman"/>
        </w:rPr>
        <w:instrText xml:space="preserve"> ADDIN EN.CITE &lt;EndNote&gt;&lt;Cite&gt;&lt;Author&gt;Solomonoff&lt;/Author&gt;&lt;Year&gt;1964&lt;/Year&gt;&lt;RecNum&gt;209&lt;/RecNum&gt;&lt;DisplayText&gt;(Solomonoff, 1964)&lt;/DisplayText&gt;&lt;record&gt;&lt;rec-number&gt;209&lt;/rec-number&gt;&lt;foreign-keys&gt;&lt;key app="EN" db-id="tpfrd5zae559djexsr5vtzdfpxp9evp0s5ep" timestamp="1724485521"&gt;209&lt;/key&gt;&lt;/foreign-keys&gt;&lt;ref-type name="Journal Article"&gt;17&lt;/ref-type&gt;&lt;contributors&gt;&lt;authors&gt;&lt;author&gt;Solomonoff, Ray J&lt;/author&gt;&lt;/authors&gt;&lt;/contributors&gt;&lt;titles&gt;&lt;title&gt;A formal theory of inductive inference. Part I&lt;/title&gt;&lt;secondary-title&gt;Information and control&lt;/secondary-title&gt;&lt;/titles&gt;&lt;periodical&gt;&lt;full-title&gt;Information and control&lt;/full-title&gt;&lt;/periodical&gt;&lt;pages&gt;1-22&lt;/pages&gt;&lt;volume&gt;7&lt;/volume&gt;&lt;number&gt;1&lt;/number&gt;&lt;dates&gt;&lt;year&gt;1964&lt;/year&gt;&lt;/dates&gt;&lt;isbn&gt;0019-9958&lt;/isbn&gt;&lt;urls&gt;&lt;/urls&gt;&lt;/record&gt;&lt;/Cite&gt;&lt;/EndNote&gt;</w:instrText>
      </w:r>
      <w:r>
        <w:rPr>
          <w:rFonts w:ascii="Times New Roman" w:hAnsi="Times New Roman" w:cs="Times New Roman"/>
        </w:rPr>
        <w:fldChar w:fldCharType="separate"/>
      </w:r>
      <w:r>
        <w:rPr>
          <w:rFonts w:ascii="Times New Roman" w:hAnsi="Times New Roman" w:cs="Times New Roman"/>
        </w:rPr>
        <w:t>(</w:t>
      </w:r>
      <w:proofErr w:type="spellStart"/>
      <w:r>
        <w:rPr>
          <w:rFonts w:ascii="Times New Roman" w:hAnsi="Times New Roman" w:cs="Times New Roman"/>
        </w:rPr>
        <w:t>Solomonoff</w:t>
      </w:r>
      <w:proofErr w:type="spellEnd"/>
      <w:r>
        <w:rPr>
          <w:rFonts w:ascii="Times New Roman" w:hAnsi="Times New Roman" w:cs="Times New Roman"/>
        </w:rPr>
        <w:t>, 1964)</w:t>
      </w:r>
      <w:r>
        <w:rPr>
          <w:rFonts w:ascii="Times New Roman" w:hAnsi="Times New Roman" w:cs="Times New Roman"/>
        </w:rPr>
        <w:fldChar w:fldCharType="end"/>
      </w:r>
      <w:r>
        <w:rPr>
          <w:rFonts w:ascii="Times New Roman" w:hAnsi="Times New Roman" w:cs="Times New Roman"/>
        </w:rPr>
        <w:t>. By effectively reducing brain information to essential components, this method offers a new avenue for understanding and utilizing brain data. For robust biomarker discovery, large-scale, multi-site datasets are essential, requiring careful standardization to manage variations in scanning sites, parameters, and task designs. The completion of missing longitudinal data in this study enhances the integration of multi-site fMRI data and strengthens biomarker analysis.</w:t>
      </w:r>
    </w:p>
    <w:p w14:paraId="4B980C58" w14:textId="77777777" w:rsidR="00304219" w:rsidRDefault="00304219" w:rsidP="00304219">
      <w:pPr>
        <w:spacing w:line="360" w:lineRule="auto"/>
        <w:rPr>
          <w:rFonts w:ascii="Times New Roman" w:hAnsi="Times New Roman" w:cs="Times New Roman"/>
          <w:b/>
          <w:bCs/>
          <w:color w:val="FF0000"/>
          <w:sz w:val="20"/>
          <w:szCs w:val="20"/>
        </w:rPr>
      </w:pPr>
      <w:r>
        <w:rPr>
          <w:rFonts w:ascii="Times New Roman" w:hAnsi="Times New Roman" w:cs="Times New Roman"/>
          <w:b/>
          <w:bCs/>
          <w:color w:val="FF0000"/>
          <w:sz w:val="20"/>
          <w:szCs w:val="20"/>
        </w:rPr>
        <w:t>L</w:t>
      </w:r>
      <w:r>
        <w:rPr>
          <w:rFonts w:ascii="Times New Roman" w:hAnsi="Times New Roman" w:cs="Times New Roman" w:hint="eastAsia"/>
          <w:b/>
          <w:bCs/>
          <w:color w:val="FF0000"/>
          <w:sz w:val="20"/>
          <w:szCs w:val="20"/>
        </w:rPr>
        <w:t>imitation</w:t>
      </w:r>
    </w:p>
    <w:p w14:paraId="231E77A5" w14:textId="77777777" w:rsidR="00304219" w:rsidRDefault="00304219" w:rsidP="00304219">
      <w:pPr>
        <w:spacing w:line="360" w:lineRule="auto"/>
        <w:ind w:firstLineChars="200" w:firstLine="420"/>
        <w:rPr>
          <w:rFonts w:ascii="Times New Roman" w:hAnsi="Times New Roman" w:cs="Times New Roman"/>
          <w:color w:val="FF0000"/>
          <w:szCs w:val="21"/>
        </w:rPr>
      </w:pPr>
      <w:r>
        <w:rPr>
          <w:rFonts w:ascii="Times New Roman" w:hAnsi="Times New Roman" w:cs="Times New Roman"/>
          <w:color w:val="FF0000"/>
          <w:szCs w:val="21"/>
        </w:rPr>
        <w:t xml:space="preserve">Constrained by computational resources, we have decomposed only 10 </w:t>
      </w:r>
      <w:r>
        <w:rPr>
          <w:rFonts w:ascii="Times New Roman" w:hAnsi="Times New Roman" w:cs="Times New Roman" w:hint="eastAsia"/>
          <w:color w:val="FF0000"/>
          <w:szCs w:val="21"/>
        </w:rPr>
        <w:t>CP</w:t>
      </w:r>
      <w:r>
        <w:rPr>
          <w:rFonts w:ascii="Times New Roman" w:hAnsi="Times New Roman" w:cs="Times New Roman"/>
          <w:color w:val="FF0000"/>
          <w:szCs w:val="21"/>
        </w:rPr>
        <w:t xml:space="preserve"> components for both BOLD signal </w:t>
      </w:r>
      <w:r>
        <w:rPr>
          <w:rFonts w:ascii="Times New Roman" w:hAnsi="Times New Roman" w:cs="Times New Roman" w:hint="eastAsia"/>
          <w:color w:val="FF0000"/>
          <w:szCs w:val="21"/>
        </w:rPr>
        <w:t xml:space="preserve">decoding </w:t>
      </w:r>
      <w:r>
        <w:rPr>
          <w:rFonts w:ascii="Times New Roman" w:hAnsi="Times New Roman" w:cs="Times New Roman"/>
          <w:color w:val="FF0000"/>
          <w:szCs w:val="21"/>
        </w:rPr>
        <w:t>and condition response</w:t>
      </w:r>
      <w:r>
        <w:rPr>
          <w:rFonts w:ascii="Times New Roman" w:hAnsi="Times New Roman" w:cs="Times New Roman" w:hint="eastAsia"/>
          <w:color w:val="FF0000"/>
          <w:szCs w:val="21"/>
        </w:rPr>
        <w:t xml:space="preserve"> decoding</w:t>
      </w:r>
      <w:r>
        <w:rPr>
          <w:rFonts w:ascii="Times New Roman" w:hAnsi="Times New Roman" w:cs="Times New Roman"/>
          <w:color w:val="FF0000"/>
          <w:szCs w:val="21"/>
        </w:rPr>
        <w:t xml:space="preserve">. It is possible that there are more principal components to be explored, particularly for the BOLD signal. We conducted the decomposition and prediction solely on the block-design Emotional Face Task (EFT) in this study. However, our approach has the potential for expansion to incorporate additional experiments and tasks in the future. By applying our method to a broader range of experimental paradigms, we can further explore the generalizability and robustness of the proposed framework across various emotional stimuli and cognitive processes. </w:t>
      </w:r>
    </w:p>
    <w:p w14:paraId="62E0B6BA" w14:textId="77777777" w:rsidR="00304219" w:rsidRDefault="00304219" w:rsidP="00304219">
      <w:pPr>
        <w:pStyle w:val="a9"/>
        <w:numPr>
          <w:ilvl w:val="0"/>
          <w:numId w:val="3"/>
        </w:numPr>
        <w:spacing w:line="360" w:lineRule="auto"/>
        <w:ind w:firstLineChars="0"/>
        <w:rPr>
          <w:rFonts w:ascii="Times New Roman" w:hAnsi="Times New Roman" w:cs="Times New Roman"/>
          <w:b/>
          <w:bCs/>
          <w:sz w:val="36"/>
          <w:szCs w:val="36"/>
        </w:rPr>
      </w:pPr>
      <w:r>
        <w:rPr>
          <w:rFonts w:ascii="Times New Roman" w:hAnsi="Times New Roman" w:cs="Times New Roman" w:hint="eastAsia"/>
          <w:b/>
          <w:bCs/>
          <w:sz w:val="36"/>
          <w:szCs w:val="36"/>
        </w:rPr>
        <w:t>Conclusion</w:t>
      </w:r>
    </w:p>
    <w:p w14:paraId="61CEE9D7" w14:textId="77777777" w:rsidR="00304219" w:rsidRDefault="00304219" w:rsidP="00304219">
      <w:pPr>
        <w:spacing w:line="360" w:lineRule="auto"/>
        <w:ind w:firstLineChars="200" w:firstLine="420"/>
        <w:rPr>
          <w:rFonts w:ascii="Times New Roman" w:hAnsi="Times New Roman" w:cs="Times New Roman"/>
          <w:szCs w:val="21"/>
        </w:rPr>
      </w:pPr>
      <w:r>
        <w:rPr>
          <w:rFonts w:ascii="Times New Roman" w:hAnsi="Times New Roman" w:cs="Times New Roman"/>
          <w:szCs w:val="21"/>
        </w:rPr>
        <w:t xml:space="preserve">We propose an innovative analysis pipeline that addresses challenges in processing cross-sectional and longitudinal data. By leveraging tensor decomposition on separate tensors of raw BOLD signals and condition response-specific responses, we uncover stable components associated with depression. This approach enables comprehensive spatiotemporal and individual-level analysis, with applications in prediction, integration, and comparison of fMRI data across different time points. Our method also supports the integration of prior model information and exhibits scalability for handling diverse </w:t>
      </w:r>
      <w:r>
        <w:rPr>
          <w:rFonts w:ascii="Times New Roman" w:hAnsi="Times New Roman" w:cs="Times New Roman" w:hint="eastAsia"/>
          <w:szCs w:val="21"/>
        </w:rPr>
        <w:t xml:space="preserve">longitudinal </w:t>
      </w:r>
      <w:r>
        <w:rPr>
          <w:rFonts w:ascii="Times New Roman" w:hAnsi="Times New Roman" w:cs="Times New Roman"/>
          <w:szCs w:val="21"/>
        </w:rPr>
        <w:t>data volumes.</w:t>
      </w:r>
    </w:p>
    <w:p w14:paraId="59EDC900" w14:textId="77777777" w:rsidR="00304219" w:rsidRDefault="00304219" w:rsidP="00304219">
      <w:pPr>
        <w:pStyle w:val="a9"/>
        <w:numPr>
          <w:ilvl w:val="0"/>
          <w:numId w:val="3"/>
        </w:numPr>
        <w:spacing w:line="360" w:lineRule="auto"/>
        <w:ind w:firstLineChars="0"/>
        <w:rPr>
          <w:rFonts w:ascii="Times New Roman" w:hAnsi="Times New Roman" w:cs="Times New Roman"/>
          <w:b/>
          <w:bCs/>
          <w:sz w:val="36"/>
          <w:szCs w:val="36"/>
        </w:rPr>
      </w:pPr>
      <w:r>
        <w:rPr>
          <w:rFonts w:ascii="Times New Roman" w:hAnsi="Times New Roman" w:cs="Times New Roman"/>
          <w:b/>
          <w:bCs/>
          <w:sz w:val="36"/>
          <w:szCs w:val="36"/>
        </w:rPr>
        <w:lastRenderedPageBreak/>
        <w:t>Materials and Methods</w:t>
      </w:r>
    </w:p>
    <w:p w14:paraId="1244F46C" w14:textId="77777777" w:rsidR="00304219" w:rsidRDefault="00304219" w:rsidP="00304219">
      <w:pPr>
        <w:spacing w:line="360" w:lineRule="auto"/>
        <w:rPr>
          <w:rFonts w:ascii="Times New Roman" w:hAnsi="Times New Roman" w:cs="Times New Roman"/>
          <w:b/>
          <w:bCs/>
          <w:i/>
          <w:iCs/>
          <w:color w:val="0D0D0D"/>
          <w:shd w:val="clear" w:color="auto" w:fill="FFFFFF"/>
        </w:rPr>
      </w:pPr>
      <w:r>
        <w:rPr>
          <w:rFonts w:ascii="Times New Roman" w:hAnsi="Times New Roman" w:cs="Times New Roman"/>
          <w:b/>
          <w:bCs/>
          <w:i/>
          <w:iCs/>
          <w:color w:val="0D0D0D"/>
          <w:shd w:val="clear" w:color="auto" w:fill="FFFFFF"/>
        </w:rPr>
        <w:t>5.1 Participants</w:t>
      </w:r>
    </w:p>
    <w:p w14:paraId="7A618A87" w14:textId="77777777" w:rsidR="004A330F" w:rsidRDefault="004A330F" w:rsidP="004A330F">
      <w:pPr>
        <w:spacing w:line="360" w:lineRule="auto"/>
        <w:ind w:firstLineChars="200" w:firstLine="420"/>
        <w:rPr>
          <w:rFonts w:ascii="Times New Roman" w:hAnsi="Times New Roman" w:cs="Times New Roman"/>
          <w:color w:val="0D0D0D"/>
          <w:shd w:val="clear" w:color="auto" w:fill="FFFFFF"/>
        </w:rPr>
      </w:pPr>
      <w:r>
        <w:rPr>
          <w:rFonts w:ascii="Times New Roman" w:hAnsi="Times New Roman" w:cs="Times New Roman"/>
          <w:color w:val="0D0D0D"/>
          <w:shd w:val="clear" w:color="auto" w:fill="FFFFFF"/>
        </w:rPr>
        <w:t xml:space="preserve">This study utilized </w:t>
      </w:r>
      <w:r>
        <w:rPr>
          <w:rFonts w:ascii="Times New Roman" w:hAnsi="Times New Roman" w:cs="Times New Roman" w:hint="eastAsia"/>
          <w:color w:val="0D0D0D"/>
          <w:shd w:val="clear" w:color="auto" w:fill="FFFFFF"/>
        </w:rPr>
        <w:t xml:space="preserve">fMRI </w:t>
      </w:r>
      <w:r>
        <w:rPr>
          <w:rFonts w:ascii="Times New Roman" w:hAnsi="Times New Roman" w:cs="Times New Roman"/>
          <w:color w:val="0D0D0D"/>
          <w:shd w:val="clear" w:color="auto" w:fill="FFFFFF"/>
        </w:rPr>
        <w:t>data from the IMAGEN</w:t>
      </w:r>
      <w:r>
        <w:rPr>
          <w:rFonts w:ascii="Times New Roman" w:hAnsi="Times New Roman" w:cs="Times New Roman"/>
          <w:color w:val="0D0D0D"/>
          <w:shd w:val="clear" w:color="auto" w:fill="FFFFFF"/>
        </w:rPr>
        <w:fldChar w:fldCharType="begin"/>
      </w:r>
      <w:r>
        <w:rPr>
          <w:rFonts w:ascii="Times New Roman" w:hAnsi="Times New Roman" w:cs="Times New Roman"/>
          <w:color w:val="0D0D0D"/>
          <w:shd w:val="clear" w:color="auto" w:fill="FFFFFF"/>
        </w:rPr>
        <w:instrText xml:space="preserve"> ADDIN EN.CITE &lt;EndNote&gt;&lt;Cite&gt;&lt;Author&gt;Schumann&lt;/Author&gt;&lt;Year&gt;2010&lt;/Year&gt;&lt;RecNum&gt;137&lt;/RecNum&gt;&lt;DisplayText&gt;(Schumann et al., 2010)&lt;/DisplayText&gt;&lt;record&gt;&lt;rec-number&gt;137&lt;/rec-number&gt;&lt;foreign-keys&gt;&lt;key app="EN" db-id="tpfrd5zae559djexsr5vtzdfpxp9evp0s5ep" timestamp="1716985554"&gt;137&lt;/key&gt;&lt;/foreign-keys&gt;&lt;ref-type name="Journal Article"&gt;17&lt;/ref-type&gt;&lt;contributors&gt;&lt;authors&gt;&lt;author&gt;Schumann, Gunter&lt;/author&gt;&lt;author&gt;Loth, Eva&lt;/author&gt;&lt;author&gt;Banaschewski, Tobias&lt;/author&gt;&lt;author&gt;Barbot, A&lt;/author&gt;&lt;author&gt;Barker, G&lt;/author&gt;&lt;author&gt;Büchel, C&lt;/author&gt;&lt;author&gt;Conrod, Patricia J&lt;/author&gt;&lt;author&gt;Dalley, JW&lt;/author&gt;&lt;author&gt;Flor, Herta&lt;/author&gt;&lt;author&gt;Gallinat, Jürgen&lt;/author&gt;&lt;/authors&gt;&lt;/contributors&gt;&lt;titles&gt;&lt;title&gt;The IMAGEN study: reinforcement-related behaviour in normal brain function and psychopathology&lt;/title&gt;&lt;secondary-title&gt;Molecular psychiatry&lt;/secondary-title&gt;&lt;/titles&gt;&lt;periodical&gt;&lt;full-title&gt;Molecular psychiatry&lt;/full-title&gt;&lt;/periodical&gt;&lt;pages&gt;1128-1139&lt;/pages&gt;&lt;volume&gt;15&lt;/volume&gt;&lt;number&gt;12&lt;/number&gt;&lt;dates&gt;&lt;year&gt;2010&lt;/year&gt;&lt;/dates&gt;&lt;isbn&gt;1476-5578&lt;/isbn&gt;&lt;urls&gt;&lt;/urls&gt;&lt;electronic-resource-num&gt;https://doi.org/10.1038/mp.2010.4&lt;/electronic-resource-num&gt;&lt;/record&gt;&lt;/Cite&gt;&lt;/EndNote&gt;</w:instrText>
      </w:r>
      <w:r>
        <w:rPr>
          <w:rFonts w:ascii="Times New Roman" w:hAnsi="Times New Roman" w:cs="Times New Roman"/>
          <w:color w:val="0D0D0D"/>
          <w:shd w:val="clear" w:color="auto" w:fill="FFFFFF"/>
        </w:rPr>
        <w:fldChar w:fldCharType="separate"/>
      </w:r>
      <w:r>
        <w:rPr>
          <w:rFonts w:ascii="Times New Roman" w:hAnsi="Times New Roman" w:cs="Times New Roman"/>
          <w:color w:val="0D0D0D"/>
          <w:shd w:val="clear" w:color="auto" w:fill="FFFFFF"/>
        </w:rPr>
        <w:t>(Schumann et al., 2010)</w:t>
      </w:r>
      <w:r>
        <w:rPr>
          <w:rFonts w:ascii="Times New Roman" w:hAnsi="Times New Roman" w:cs="Times New Roman"/>
          <w:color w:val="0D0D0D"/>
          <w:shd w:val="clear" w:color="auto" w:fill="FFFFFF"/>
        </w:rPr>
        <w:fldChar w:fldCharType="end"/>
      </w:r>
      <w:r>
        <w:rPr>
          <w:rFonts w:ascii="Times New Roman" w:hAnsi="Times New Roman" w:cs="Times New Roman"/>
          <w:color w:val="0D0D0D"/>
          <w:shd w:val="clear" w:color="auto" w:fill="FFFFFF"/>
        </w:rPr>
        <w:t xml:space="preserve"> dataset collected during the emotion face task at three time points: baseline (14 years old), follow-up 2 (19 years old), and follow-up 3 (23 years old). To facilitate longitudinal comparative analysis across the three time points, we selected a cohort of 618 individuals who participated in the emotion face task at all three time points and exhibited head motion FD values consistently below 0.2 for each session.</w:t>
      </w:r>
      <w:r>
        <w:rPr>
          <w:rFonts w:ascii="Times New Roman" w:hAnsi="Times New Roman" w:cs="Times New Roman" w:hint="eastAsia"/>
          <w:color w:val="0D0D0D"/>
          <w:shd w:val="clear" w:color="auto" w:fill="FFFFFF"/>
        </w:rPr>
        <w:t xml:space="preserve"> </w:t>
      </w:r>
      <w:r>
        <w:rPr>
          <w:rFonts w:ascii="Times New Roman" w:hAnsi="Times New Roman" w:cs="Times New Roman"/>
          <w:color w:val="0D0D0D"/>
          <w:shd w:val="clear" w:color="auto" w:fill="FFFFFF"/>
        </w:rPr>
        <w:t xml:space="preserve">In the subsequent decomposition process, we employed the raw four-dimensional BOLD signals from the entire brain of these 618 individuals, along with the </w:t>
      </w:r>
      <w:r>
        <w:rPr>
          <w:rFonts w:ascii="Times New Roman" w:hAnsi="Times New Roman" w:cs="Times New Roman" w:hint="eastAsia"/>
          <w:color w:val="0D0D0D"/>
          <w:shd w:val="clear" w:color="auto" w:fill="FFFFFF"/>
        </w:rPr>
        <w:t xml:space="preserve">post </w:t>
      </w:r>
      <w:r>
        <w:rPr>
          <w:rFonts w:ascii="Times New Roman" w:hAnsi="Times New Roman" w:cs="Times New Roman"/>
          <w:color w:val="0D0D0D"/>
          <w:shd w:val="clear" w:color="auto" w:fill="FFFFFF"/>
        </w:rPr>
        <w:t xml:space="preserve">first-level analysis </w:t>
      </w:r>
      <w:r>
        <w:rPr>
          <w:rFonts w:ascii="Times New Roman" w:hAnsi="Times New Roman" w:cs="Times New Roman" w:hint="eastAsia"/>
          <w:color w:val="0D0D0D"/>
          <w:shd w:val="clear" w:color="auto" w:fill="FFFFFF"/>
        </w:rPr>
        <w:t>data</w:t>
      </w:r>
      <w:r>
        <w:rPr>
          <w:rFonts w:ascii="Times New Roman" w:hAnsi="Times New Roman" w:cs="Times New Roman"/>
          <w:color w:val="0D0D0D"/>
          <w:shd w:val="clear" w:color="auto" w:fill="FFFFFF"/>
        </w:rPr>
        <w:t xml:space="preserve"> representing task-condition responses under specific stimuli after initial preprocessing. In the subsequent imputation that followed, only the low dimensional </w:t>
      </w:r>
      <w:r>
        <w:rPr>
          <w:rFonts w:ascii="Times New Roman" w:hAnsi="Times New Roman" w:cs="Times New Roman" w:hint="eastAsia"/>
          <w:color w:val="0D0D0D"/>
          <w:shd w:val="clear" w:color="auto" w:fill="FFFFFF"/>
        </w:rPr>
        <w:t xml:space="preserve">post </w:t>
      </w:r>
      <w:r>
        <w:rPr>
          <w:rFonts w:ascii="Times New Roman" w:hAnsi="Times New Roman" w:cs="Times New Roman"/>
          <w:color w:val="0D0D0D"/>
          <w:shd w:val="clear" w:color="auto" w:fill="FFFFFF"/>
        </w:rPr>
        <w:t>first-level</w:t>
      </w:r>
      <w:r>
        <w:rPr>
          <w:rFonts w:ascii="Times New Roman" w:hAnsi="Times New Roman" w:cs="Times New Roman" w:hint="eastAsia"/>
          <w:color w:val="0D0D0D"/>
          <w:shd w:val="clear" w:color="auto" w:fill="FFFFFF"/>
        </w:rPr>
        <w:t xml:space="preserve"> analysis data</w:t>
      </w:r>
      <w:r>
        <w:rPr>
          <w:rFonts w:ascii="Times New Roman" w:hAnsi="Times New Roman" w:cs="Times New Roman"/>
          <w:color w:val="0D0D0D"/>
          <w:shd w:val="clear" w:color="auto" w:fill="FFFFFF"/>
        </w:rPr>
        <w:t xml:space="preserve"> were utilized.</w:t>
      </w:r>
    </w:p>
    <w:p w14:paraId="0B0C5F32" w14:textId="77777777" w:rsidR="00304219" w:rsidRDefault="00304219" w:rsidP="00304219">
      <w:pPr>
        <w:spacing w:line="360" w:lineRule="auto"/>
        <w:rPr>
          <w:rFonts w:ascii="Times New Roman" w:hAnsi="Times New Roman" w:cs="Times New Roman"/>
          <w:i/>
          <w:iCs/>
          <w:color w:val="0D0D0D"/>
          <w:shd w:val="clear" w:color="auto" w:fill="FFFFFF"/>
        </w:rPr>
      </w:pPr>
      <w:r>
        <w:rPr>
          <w:rFonts w:ascii="Times New Roman" w:hAnsi="Times New Roman" w:cs="Times New Roman"/>
          <w:b/>
          <w:bCs/>
          <w:i/>
          <w:iCs/>
          <w:color w:val="0D0D0D"/>
          <w:shd w:val="clear" w:color="auto" w:fill="FFFFFF"/>
        </w:rPr>
        <w:t xml:space="preserve">5.2 Emotion </w:t>
      </w:r>
      <w:r w:rsidR="001E6F32">
        <w:rPr>
          <w:rFonts w:ascii="Times New Roman" w:hAnsi="Times New Roman" w:cs="Times New Roman"/>
          <w:b/>
          <w:bCs/>
          <w:i/>
          <w:iCs/>
          <w:color w:val="0D0D0D"/>
          <w:shd w:val="clear" w:color="auto" w:fill="FFFFFF"/>
        </w:rPr>
        <w:t>f</w:t>
      </w:r>
      <w:r>
        <w:rPr>
          <w:rFonts w:ascii="Times New Roman" w:hAnsi="Times New Roman" w:cs="Times New Roman"/>
          <w:b/>
          <w:bCs/>
          <w:i/>
          <w:iCs/>
          <w:color w:val="0D0D0D"/>
          <w:shd w:val="clear" w:color="auto" w:fill="FFFFFF"/>
        </w:rPr>
        <w:t xml:space="preserve">ace </w:t>
      </w:r>
      <w:r w:rsidR="001E6F32">
        <w:rPr>
          <w:rFonts w:ascii="Times New Roman" w:hAnsi="Times New Roman" w:cs="Times New Roman"/>
          <w:b/>
          <w:bCs/>
          <w:i/>
          <w:iCs/>
          <w:color w:val="0D0D0D"/>
          <w:shd w:val="clear" w:color="auto" w:fill="FFFFFF"/>
        </w:rPr>
        <w:t>t</w:t>
      </w:r>
      <w:r>
        <w:rPr>
          <w:rFonts w:ascii="Times New Roman" w:hAnsi="Times New Roman" w:cs="Times New Roman"/>
          <w:b/>
          <w:bCs/>
          <w:i/>
          <w:iCs/>
          <w:color w:val="0D0D0D"/>
          <w:shd w:val="clear" w:color="auto" w:fill="FFFFFF"/>
        </w:rPr>
        <w:t xml:space="preserve">ask </w:t>
      </w:r>
      <w:r w:rsidR="001E6F32">
        <w:rPr>
          <w:rFonts w:ascii="Times New Roman" w:hAnsi="Times New Roman" w:cs="Times New Roman"/>
          <w:b/>
          <w:bCs/>
          <w:i/>
          <w:iCs/>
          <w:color w:val="0D0D0D"/>
          <w:shd w:val="clear" w:color="auto" w:fill="FFFFFF"/>
        </w:rPr>
        <w:t>d</w:t>
      </w:r>
      <w:r>
        <w:rPr>
          <w:rFonts w:ascii="Times New Roman" w:hAnsi="Times New Roman" w:cs="Times New Roman"/>
          <w:b/>
          <w:bCs/>
          <w:i/>
          <w:iCs/>
          <w:color w:val="0D0D0D"/>
          <w:shd w:val="clear" w:color="auto" w:fill="FFFFFF"/>
        </w:rPr>
        <w:t>esign at three different time points</w:t>
      </w:r>
    </w:p>
    <w:p w14:paraId="74ACC845" w14:textId="77777777" w:rsidR="004A330F" w:rsidRDefault="004A330F" w:rsidP="004A330F">
      <w:pPr>
        <w:spacing w:line="360" w:lineRule="auto"/>
        <w:ind w:firstLineChars="200" w:firstLine="420"/>
        <w:rPr>
          <w:rFonts w:ascii="Times New Roman" w:hAnsi="Times New Roman" w:cs="Times New Roman"/>
          <w:color w:val="0D0D0D"/>
          <w:shd w:val="clear" w:color="auto" w:fill="FFFFFF"/>
        </w:rPr>
      </w:pPr>
      <w:r>
        <w:rPr>
          <w:rFonts w:ascii="Times New Roman" w:eastAsia="Arial" w:hAnsi="Times New Roman" w:cs="Times New Roman"/>
          <w:szCs w:val="21"/>
        </w:rPr>
        <w:t>The emotional face task (EFT) employed in this investigation was adapted from a previous study</w:t>
      </w:r>
      <w:r>
        <w:rPr>
          <w:rFonts w:ascii="Times New Roman" w:eastAsia="Arial" w:hAnsi="Times New Roman" w:cs="Times New Roman"/>
          <w:szCs w:val="21"/>
        </w:rPr>
        <w:fldChar w:fldCharType="begin"/>
      </w:r>
      <w:r>
        <w:rPr>
          <w:rFonts w:ascii="Times New Roman" w:eastAsia="Arial" w:hAnsi="Times New Roman" w:cs="Times New Roman"/>
          <w:szCs w:val="21"/>
        </w:rPr>
        <w:instrText xml:space="preserve"> ADDIN EN.CITE &lt;EndNote&gt;&lt;Cite&gt;&lt;Author&gt;Grosbras&lt;/Author&gt;&lt;Year&gt;2006&lt;/Year&gt;&lt;RecNum&gt;128&lt;/RecNum&gt;&lt;DisplayText&gt;(Grosbras &amp;amp; Paus, 2006)&lt;/DisplayText&gt;&lt;record&gt;&lt;rec-number&gt;128&lt;/rec-number&gt;&lt;foreign-keys&gt;&lt;key app="EN" db-id="tpfrd5zae559djexsr5vtzdfpxp9evp0s5ep" timestamp="1712668098"&gt;128&lt;/key&gt;&lt;/foreign-keys&gt;&lt;ref-type name="Journal Article"&gt;17&lt;/ref-type&gt;&lt;contributors&gt;&lt;authors&gt;&lt;author&gt;Grosbras, Marie-Hélène&lt;/author&gt;&lt;author&gt;Paus, Tomáš&lt;/author&gt;&lt;/authors&gt;&lt;/contributors&gt;&lt;titles&gt;&lt;title&gt;Brain networks involved in viewing angry hands or faces&lt;/title&gt;&lt;secondary-title&gt;Cerebral cortex&lt;/secondary-title&gt;&lt;/titles&gt;&lt;periodical&gt;&lt;full-title&gt;Cerebral cortex&lt;/full-title&gt;&lt;/periodical&gt;&lt;pages&gt;1087-1096&lt;/pages&gt;&lt;volume&gt;16&lt;/volume&gt;&lt;number&gt;8&lt;/number&gt;&lt;dates&gt;&lt;year&gt;2006&lt;/year&gt;&lt;/dates&gt;&lt;isbn&gt;1460-2199&lt;/isbn&gt;&lt;urls&gt;&lt;/urls&gt;&lt;electronic-resource-num&gt;10.1093/CERCOR/BHJ050&lt;/electronic-resource-num&gt;&lt;/record&gt;&lt;/Cite&gt;&lt;/EndNote&gt;</w:instrText>
      </w:r>
      <w:r>
        <w:rPr>
          <w:rFonts w:ascii="Times New Roman" w:eastAsia="Arial" w:hAnsi="Times New Roman" w:cs="Times New Roman"/>
          <w:szCs w:val="21"/>
        </w:rPr>
        <w:fldChar w:fldCharType="separate"/>
      </w:r>
      <w:r>
        <w:rPr>
          <w:rFonts w:ascii="Times New Roman" w:eastAsia="Arial" w:hAnsi="Times New Roman" w:cs="Times New Roman"/>
          <w:szCs w:val="21"/>
        </w:rPr>
        <w:t>(</w:t>
      </w:r>
      <w:proofErr w:type="spellStart"/>
      <w:r>
        <w:rPr>
          <w:rFonts w:ascii="Times New Roman" w:eastAsia="Arial" w:hAnsi="Times New Roman" w:cs="Times New Roman"/>
          <w:szCs w:val="21"/>
        </w:rPr>
        <w:t>Grosbras</w:t>
      </w:r>
      <w:proofErr w:type="spellEnd"/>
      <w:r>
        <w:rPr>
          <w:rFonts w:ascii="Times New Roman" w:eastAsia="Arial" w:hAnsi="Times New Roman" w:cs="Times New Roman"/>
          <w:szCs w:val="21"/>
        </w:rPr>
        <w:t xml:space="preserve"> &amp; Paus, 2006)</w:t>
      </w:r>
      <w:r>
        <w:rPr>
          <w:rFonts w:ascii="Times New Roman" w:eastAsia="Arial" w:hAnsi="Times New Roman" w:cs="Times New Roman"/>
          <w:szCs w:val="21"/>
        </w:rPr>
        <w:fldChar w:fldCharType="end"/>
      </w:r>
      <w:r>
        <w:rPr>
          <w:rFonts w:ascii="Times New Roman" w:eastAsia="Arial" w:hAnsi="Times New Roman" w:cs="Times New Roman"/>
          <w:szCs w:val="21"/>
        </w:rPr>
        <w:t>.</w:t>
      </w:r>
      <w:r>
        <w:rPr>
          <w:rFonts w:ascii="Times New Roman" w:eastAsia="Arial" w:hAnsi="Times New Roman" w:cs="Times New Roman"/>
          <w:sz w:val="24"/>
        </w:rPr>
        <w:t xml:space="preserve"> </w:t>
      </w:r>
      <w:r>
        <w:rPr>
          <w:rFonts w:ascii="Times New Roman" w:eastAsia="Arial" w:hAnsi="Times New Roman" w:cs="Times New Roman"/>
          <w:szCs w:val="21"/>
        </w:rPr>
        <w:t xml:space="preserve">The detailed experiment paradigm can be found in </w:t>
      </w:r>
      <w:r>
        <w:rPr>
          <w:rFonts w:ascii="Times New Roman" w:eastAsia="Arial" w:hAnsi="Times New Roman" w:cs="Times New Roman"/>
          <w:color w:val="FF0000"/>
          <w:szCs w:val="21"/>
        </w:rPr>
        <w:t>Supplementary Figure</w:t>
      </w:r>
      <w:r>
        <w:rPr>
          <w:rFonts w:ascii="Times New Roman" w:eastAsia="Arial" w:hAnsi="Times New Roman" w:cs="Times New Roman"/>
          <w:szCs w:val="21"/>
        </w:rPr>
        <w:t>. 1</w:t>
      </w:r>
      <w:r>
        <w:rPr>
          <w:rFonts w:ascii="Times New Roman" w:eastAsia="Arial" w:hAnsi="Times New Roman" w:cs="Times New Roman"/>
          <w:sz w:val="24"/>
        </w:rPr>
        <w:t xml:space="preserve"> </w:t>
      </w:r>
      <w:r>
        <w:rPr>
          <w:rFonts w:ascii="Times New Roman" w:hAnsi="Times New Roman" w:cs="Times New Roman" w:hint="eastAsia"/>
          <w:color w:val="0D0D0D"/>
          <w:shd w:val="clear" w:color="auto" w:fill="FFFFFF"/>
        </w:rPr>
        <w:t>T</w:t>
      </w:r>
      <w:r>
        <w:rPr>
          <w:rFonts w:ascii="Times New Roman" w:hAnsi="Times New Roman" w:cs="Times New Roman"/>
          <w:color w:val="0D0D0D"/>
          <w:shd w:val="clear" w:color="auto" w:fill="FFFFFF"/>
        </w:rPr>
        <w:t xml:space="preserve">he experimental design in the IMAGEN dataset varied across the three time points. During the baseline at 14 years old, participants were passively engaged in observing </w:t>
      </w:r>
      <w:r>
        <w:rPr>
          <w:rFonts w:ascii="Times New Roman" w:hAnsi="Times New Roman" w:cs="Times New Roman" w:hint="eastAsia"/>
          <w:color w:val="0D0D0D"/>
          <w:shd w:val="clear" w:color="auto" w:fill="FFFFFF"/>
        </w:rPr>
        <w:t xml:space="preserve">five </w:t>
      </w:r>
      <w:r>
        <w:rPr>
          <w:rFonts w:ascii="Times New Roman" w:hAnsi="Times New Roman" w:cs="Times New Roman"/>
          <w:color w:val="0D0D0D"/>
          <w:shd w:val="clear" w:color="auto" w:fill="FFFFFF"/>
        </w:rPr>
        <w:t xml:space="preserve">angry faces, </w:t>
      </w:r>
      <w:r>
        <w:rPr>
          <w:rFonts w:ascii="Times New Roman" w:hAnsi="Times New Roman" w:cs="Times New Roman" w:hint="eastAsia"/>
          <w:color w:val="0D0D0D"/>
          <w:shd w:val="clear" w:color="auto" w:fill="FFFFFF"/>
        </w:rPr>
        <w:t xml:space="preserve">five </w:t>
      </w:r>
      <w:r>
        <w:rPr>
          <w:rFonts w:ascii="Times New Roman" w:hAnsi="Times New Roman" w:cs="Times New Roman"/>
          <w:color w:val="0D0D0D"/>
          <w:shd w:val="clear" w:color="auto" w:fill="FFFFFF"/>
        </w:rPr>
        <w:t xml:space="preserve">neutral faces, and control stimuli. However, in follow-up 2 at 19 years old and follow-up 3 at 23 years old, participants were passively observing </w:t>
      </w:r>
      <w:r>
        <w:rPr>
          <w:rFonts w:ascii="Times New Roman" w:hAnsi="Times New Roman" w:cs="Times New Roman" w:hint="eastAsia"/>
          <w:color w:val="0D0D0D"/>
          <w:shd w:val="clear" w:color="auto" w:fill="FFFFFF"/>
        </w:rPr>
        <w:t xml:space="preserve">four </w:t>
      </w:r>
      <w:r>
        <w:rPr>
          <w:rFonts w:ascii="Times New Roman" w:hAnsi="Times New Roman" w:cs="Times New Roman"/>
          <w:color w:val="0D0D0D"/>
          <w:shd w:val="clear" w:color="auto" w:fill="FFFFFF"/>
        </w:rPr>
        <w:t xml:space="preserve">happy faces, </w:t>
      </w:r>
      <w:r>
        <w:rPr>
          <w:rFonts w:ascii="Times New Roman" w:hAnsi="Times New Roman" w:cs="Times New Roman" w:hint="eastAsia"/>
          <w:color w:val="0D0D0D"/>
          <w:shd w:val="clear" w:color="auto" w:fill="FFFFFF"/>
        </w:rPr>
        <w:t xml:space="preserve">four </w:t>
      </w:r>
      <w:r>
        <w:rPr>
          <w:rFonts w:ascii="Times New Roman" w:hAnsi="Times New Roman" w:cs="Times New Roman"/>
          <w:color w:val="0D0D0D"/>
          <w:shd w:val="clear" w:color="auto" w:fill="FFFFFF"/>
        </w:rPr>
        <w:t xml:space="preserve">angry faces, </w:t>
      </w:r>
      <w:r>
        <w:rPr>
          <w:rFonts w:ascii="Times New Roman" w:hAnsi="Times New Roman" w:cs="Times New Roman" w:hint="eastAsia"/>
          <w:color w:val="0D0D0D"/>
          <w:shd w:val="clear" w:color="auto" w:fill="FFFFFF"/>
        </w:rPr>
        <w:t xml:space="preserve">four </w:t>
      </w:r>
      <w:r>
        <w:rPr>
          <w:rFonts w:ascii="Times New Roman" w:hAnsi="Times New Roman" w:cs="Times New Roman"/>
          <w:color w:val="0D0D0D"/>
          <w:shd w:val="clear" w:color="auto" w:fill="FFFFFF"/>
        </w:rPr>
        <w:t>neutral faces, and control stimuli.</w:t>
      </w:r>
    </w:p>
    <w:p w14:paraId="238BE75E" w14:textId="77777777" w:rsidR="00304219" w:rsidRDefault="00304219" w:rsidP="00304219">
      <w:pPr>
        <w:widowControl/>
        <w:spacing w:line="360" w:lineRule="auto"/>
        <w:textAlignment w:val="center"/>
        <w:rPr>
          <w:rFonts w:ascii="Times New Roman" w:eastAsia="Arial-BoldMT" w:hAnsi="Times New Roman" w:cs="Times New Roman"/>
          <w:b/>
          <w:bCs/>
          <w:i/>
          <w:iCs/>
          <w:szCs w:val="21"/>
        </w:rPr>
      </w:pPr>
      <w:r>
        <w:rPr>
          <w:rFonts w:ascii="Times New Roman" w:eastAsia="Arial-BoldMT" w:hAnsi="Times New Roman" w:cs="Times New Roman"/>
          <w:b/>
          <w:bCs/>
          <w:i/>
          <w:iCs/>
          <w:szCs w:val="21"/>
        </w:rPr>
        <w:t xml:space="preserve">5.3 Image acquisition </w:t>
      </w:r>
    </w:p>
    <w:p w14:paraId="4937D4FE" w14:textId="77777777" w:rsidR="00304219" w:rsidRDefault="00304219" w:rsidP="00304219">
      <w:pPr>
        <w:widowControl/>
        <w:spacing w:line="360" w:lineRule="auto"/>
        <w:ind w:firstLineChars="200" w:firstLine="420"/>
        <w:textAlignment w:val="center"/>
        <w:rPr>
          <w:rFonts w:ascii="Times New Roman" w:eastAsia="ArialMT" w:hAnsi="Times New Roman" w:cs="Times New Roman"/>
          <w:szCs w:val="21"/>
        </w:rPr>
      </w:pPr>
      <w:r>
        <w:rPr>
          <w:rFonts w:ascii="Times New Roman" w:eastAsia="ArialMT" w:hAnsi="Times New Roman" w:cs="Times New Roman"/>
          <w:szCs w:val="21"/>
        </w:rPr>
        <w:t xml:space="preserve">Functional MRI data were collected at eight assessment sites within the IMAGEN project using 3T MRI scanners from different manufacturers, namely Siemens, Philips, General Electric, and Bruker. The scanning parameters were carefully selected to ensure compatibility across all scanners. A standardized scanning protocol was implemented across all sites. High-resolution T1-weighted 3D structural images were acquired for anatomical localization and co-registration with the functional time series. Blood-oxygen-level-dependent (BOLD) functional images were obtained using a gradient-echo, echo-planar imaging (EPI) sequence. Each volume consisted of 40 slices oriented along the anterior-posterior commissure line, with a slice thickness of 2.4 mm and a 1 mm </w:t>
      </w:r>
      <w:r>
        <w:rPr>
          <w:rFonts w:ascii="Times New Roman" w:eastAsia="ArialMT" w:hAnsi="Times New Roman" w:cs="Times New Roman"/>
          <w:szCs w:val="21"/>
        </w:rPr>
        <w:lastRenderedPageBreak/>
        <w:t xml:space="preserve">gap. The echo time (TE) was optimized (TE=30 </w:t>
      </w:r>
      <w:proofErr w:type="spellStart"/>
      <w:r>
        <w:rPr>
          <w:rFonts w:ascii="Times New Roman" w:eastAsia="ArialMT" w:hAnsi="Times New Roman" w:cs="Times New Roman"/>
          <w:szCs w:val="21"/>
        </w:rPr>
        <w:t>ms</w:t>
      </w:r>
      <w:proofErr w:type="spellEnd"/>
      <w:r>
        <w:rPr>
          <w:rFonts w:ascii="Times New Roman" w:eastAsia="ArialMT" w:hAnsi="Times New Roman" w:cs="Times New Roman"/>
          <w:szCs w:val="21"/>
        </w:rPr>
        <w:t xml:space="preserve">, repetition time (TR)=2,200 </w:t>
      </w:r>
      <w:proofErr w:type="spellStart"/>
      <w:r>
        <w:rPr>
          <w:rFonts w:ascii="Times New Roman" w:eastAsia="ArialMT" w:hAnsi="Times New Roman" w:cs="Times New Roman"/>
          <w:szCs w:val="21"/>
        </w:rPr>
        <w:t>ms</w:t>
      </w:r>
      <w:proofErr w:type="spellEnd"/>
      <w:r>
        <w:rPr>
          <w:rFonts w:ascii="Times New Roman" w:eastAsia="ArialMT" w:hAnsi="Times New Roman" w:cs="Times New Roman"/>
          <w:szCs w:val="21"/>
        </w:rPr>
        <w:t xml:space="preserve">) to ensure reliable imaging of subcortical regions. </w:t>
      </w:r>
    </w:p>
    <w:p w14:paraId="7DF2F7ED" w14:textId="77777777" w:rsidR="00304219" w:rsidRDefault="00304219" w:rsidP="00304219">
      <w:pPr>
        <w:widowControl/>
        <w:spacing w:line="360" w:lineRule="auto"/>
        <w:textAlignment w:val="center"/>
        <w:rPr>
          <w:rFonts w:ascii="Times New Roman" w:eastAsia="Arial-BoldMT" w:hAnsi="Times New Roman" w:cs="Times New Roman"/>
          <w:b/>
          <w:bCs/>
          <w:i/>
          <w:iCs/>
          <w:szCs w:val="21"/>
        </w:rPr>
      </w:pPr>
      <w:r>
        <w:rPr>
          <w:rFonts w:ascii="Times New Roman" w:eastAsia="Arial-BoldMT" w:hAnsi="Times New Roman" w:cs="Times New Roman"/>
          <w:b/>
          <w:bCs/>
          <w:i/>
          <w:iCs/>
          <w:szCs w:val="21"/>
        </w:rPr>
        <w:t xml:space="preserve">5.4 Task-based functional image pre-processing </w:t>
      </w:r>
    </w:p>
    <w:p w14:paraId="6D1E2F43" w14:textId="77777777" w:rsidR="00304219" w:rsidRDefault="00304219" w:rsidP="00304219">
      <w:pPr>
        <w:widowControl/>
        <w:spacing w:line="360" w:lineRule="auto"/>
        <w:ind w:firstLineChars="200" w:firstLine="420"/>
        <w:textAlignment w:val="center"/>
        <w:rPr>
          <w:rFonts w:ascii="Times New Roman" w:eastAsia="ArialMT" w:hAnsi="Times New Roman" w:cs="Times New Roman"/>
          <w:szCs w:val="21"/>
        </w:rPr>
      </w:pPr>
      <w:r>
        <w:rPr>
          <w:rFonts w:ascii="Times New Roman" w:eastAsia="ArialMT" w:hAnsi="Times New Roman" w:cs="Times New Roman"/>
          <w:szCs w:val="21"/>
        </w:rPr>
        <w:t>The functional MRI data acquired during task performance were pre-processed utilizing SPM12 software (Statistical Parametric Mapping, http://www.fil.ion.ucl.ac.uk/spm). The spatial pre-processing incorporated several procedures. As the initial step, slice timing correction was implemented to rectify timing discrepancies resulting from multi-slice image acquisition. Following that, realignment was conducted to orient each scanned volume to match the first volume in the time-series. Subsequently, the data underwent non-linear warping to transform it into standard MNI space, employing a customized EPI template constructed by averaging mean images obtained from 400 adolescents. The spatially normalized data were then resampled to attain isotropic voxels of 3x3x3 mm</w:t>
      </w:r>
      <w:r>
        <w:rPr>
          <w:rFonts w:ascii="Times New Roman" w:eastAsia="ArialMT" w:hAnsi="Times New Roman" w:cs="Times New Roman"/>
          <w:szCs w:val="21"/>
          <w:vertAlign w:val="superscript"/>
        </w:rPr>
        <w:t>3</w:t>
      </w:r>
      <w:r>
        <w:rPr>
          <w:rFonts w:ascii="Times New Roman" w:eastAsia="ArialMT" w:hAnsi="Times New Roman" w:cs="Times New Roman"/>
          <w:szCs w:val="21"/>
        </w:rPr>
        <w:t xml:space="preserve"> and smoothed by applying a 5 mm full-width at half maximum Gaussian kernel. This spatial preprocessing aimed to remove artifacts and prepare the functional imaging data for subsequent statistical analyses.</w:t>
      </w:r>
    </w:p>
    <w:p w14:paraId="3A081A65" w14:textId="77777777" w:rsidR="00304219" w:rsidRDefault="00304219" w:rsidP="00304219">
      <w:pPr>
        <w:widowControl/>
        <w:spacing w:line="360" w:lineRule="auto"/>
        <w:textAlignment w:val="center"/>
        <w:rPr>
          <w:rFonts w:ascii="Times New Roman" w:eastAsia="Arial-BoldMT" w:hAnsi="Times New Roman" w:cs="Times New Roman"/>
          <w:b/>
          <w:bCs/>
          <w:i/>
          <w:iCs/>
          <w:szCs w:val="21"/>
        </w:rPr>
      </w:pPr>
      <w:r>
        <w:rPr>
          <w:rFonts w:ascii="Times New Roman" w:eastAsia="Arial-BoldMT" w:hAnsi="Times New Roman" w:cs="Times New Roman"/>
          <w:b/>
          <w:bCs/>
          <w:i/>
          <w:iCs/>
          <w:szCs w:val="21"/>
        </w:rPr>
        <w:t xml:space="preserve">5.5 First-level analysis of task-based fMRI </w:t>
      </w:r>
    </w:p>
    <w:p w14:paraId="63E974AC" w14:textId="77777777" w:rsidR="00304219" w:rsidRDefault="00304219" w:rsidP="00304219">
      <w:pPr>
        <w:widowControl/>
        <w:spacing w:line="360" w:lineRule="auto"/>
        <w:ind w:firstLineChars="200" w:firstLine="420"/>
        <w:textAlignment w:val="center"/>
        <w:rPr>
          <w:rFonts w:ascii="Times New Roman" w:hAnsi="Times New Roman" w:cs="Times New Roman"/>
          <w:szCs w:val="21"/>
        </w:rPr>
      </w:pPr>
      <w:r>
        <w:rPr>
          <w:rFonts w:ascii="Times New Roman" w:hAnsi="Times New Roman" w:cs="Times New Roman"/>
          <w:szCs w:val="21"/>
        </w:rPr>
        <w:t>At the first-level analysis, we constructed a general linear model using SPM to evaluate the effects of task conditions at the individual level. The model incorporated 4 task condition regressors (Angry, Neutral, Happy, Control), along with additional covariate regressors, including 24 motion-related parameters (6 rigid body motion parameters, their first temporal derivatives and 12 corresponding squared terms) and mean signals of white matter and ventricles. All regressors were convolved with a double gamma hemodynamic response function (HRF) and no orthogonalization was applied. For BOLD signals, drift was modeled using discrete cosine transform (DCT) basis functions with a cut-off of 128 s (SPM default). Finally, autocorrelation was modeled as an approximate autoregressive AR</w:t>
      </w:r>
      <w:r>
        <w:rPr>
          <w:rFonts w:ascii="Times New Roman" w:hAnsi="Times New Roman" w:cs="Times New Roman" w:hint="eastAsia"/>
          <w:szCs w:val="21"/>
        </w:rPr>
        <w:t xml:space="preserve"> </w:t>
      </w:r>
      <w:r>
        <w:rPr>
          <w:rFonts w:ascii="Times New Roman" w:hAnsi="Times New Roman" w:cs="Times New Roman"/>
          <w:szCs w:val="21"/>
        </w:rPr>
        <w:t>(1) process globally in SPM. The signal obtained after the first-</w:t>
      </w:r>
      <w:r>
        <w:rPr>
          <w:rFonts w:ascii="Times New Roman" w:hAnsi="Times New Roman" w:cs="Times New Roman" w:hint="eastAsia"/>
          <w:szCs w:val="21"/>
        </w:rPr>
        <w:t>level</w:t>
      </w:r>
      <w:r>
        <w:rPr>
          <w:rFonts w:ascii="Times New Roman" w:hAnsi="Times New Roman" w:cs="Times New Roman"/>
          <w:szCs w:val="21"/>
        </w:rPr>
        <w:t xml:space="preserve"> analysis, denoted as </w:t>
      </w:r>
      <w:r>
        <w:rPr>
          <w:rFonts w:ascii="Cambria Math" w:hAnsi="Cambria Math" w:cs="Cambria Math"/>
          <w:szCs w:val="21"/>
        </w:rPr>
        <w:t>𝑦</w:t>
      </w:r>
      <w:r>
        <w:rPr>
          <w:rFonts w:ascii="Times New Roman" w:hAnsi="Times New Roman" w:cs="Times New Roman"/>
          <w:szCs w:val="21"/>
        </w:rPr>
        <w:t xml:space="preserve">, is the object we want to decompose later. The linear decoder used for the decomposition is denoted as </w:t>
      </w:r>
      <w:r>
        <w:rPr>
          <w:rFonts w:ascii="Cambria Math" w:hAnsi="Cambria Math" w:cs="Cambria Math"/>
          <w:szCs w:val="21"/>
        </w:rPr>
        <w:t>𝑥</w:t>
      </w:r>
      <w:r>
        <w:rPr>
          <w:rFonts w:ascii="Times New Roman" w:hAnsi="Times New Roman" w:cs="Times New Roman"/>
          <w:szCs w:val="21"/>
        </w:rPr>
        <w:t xml:space="preserve">, and the hence obtained response coefficients are </w:t>
      </w:r>
      <w:r>
        <w:rPr>
          <w:rFonts w:ascii="Cambria Math" w:hAnsi="Cambria Math" w:cs="Cambria Math"/>
          <w:szCs w:val="21"/>
        </w:rPr>
        <w:t>𝛽</w:t>
      </w:r>
      <w:r>
        <w:rPr>
          <w:rFonts w:ascii="Times New Roman" w:hAnsi="Times New Roman" w:cs="Times New Roman" w:hint="eastAsia"/>
          <w:szCs w:val="21"/>
        </w:rPr>
        <w:t>s</w:t>
      </w:r>
      <w:r>
        <w:rPr>
          <w:rFonts w:ascii="Times New Roman" w:hAnsi="Times New Roman" w:cs="Times New Roman"/>
          <w:szCs w:val="21"/>
        </w:rPr>
        <w:t xml:space="preserve">. </w:t>
      </w:r>
    </w:p>
    <w:p w14:paraId="0E2DDE7A" w14:textId="77777777" w:rsidR="00304219" w:rsidRDefault="00304219" w:rsidP="00304219">
      <w:pPr>
        <w:spacing w:line="360" w:lineRule="auto"/>
        <w:rPr>
          <w:rFonts w:ascii="Times New Roman" w:hAnsi="Times New Roman" w:cs="Times New Roman"/>
          <w:i/>
          <w:iCs/>
          <w:color w:val="0D0D0D"/>
          <w:shd w:val="clear" w:color="auto" w:fill="FFFFFF"/>
        </w:rPr>
      </w:pPr>
      <w:r>
        <w:rPr>
          <w:rFonts w:ascii="Times New Roman" w:hAnsi="Times New Roman" w:cs="Times New Roman"/>
          <w:b/>
          <w:bCs/>
          <w:i/>
          <w:iCs/>
          <w:color w:val="0D0D0D"/>
          <w:shd w:val="clear" w:color="auto" w:fill="FFFFFF"/>
        </w:rPr>
        <w:t>5.6 Decoding raw BOLD signals and post first-level analysis formed tensor data</w:t>
      </w:r>
    </w:p>
    <w:p w14:paraId="10BCA8B1" w14:textId="77777777" w:rsidR="004A330F" w:rsidRDefault="004A330F" w:rsidP="004A330F">
      <w:pPr>
        <w:spacing w:line="360" w:lineRule="auto"/>
        <w:ind w:firstLineChars="200" w:firstLine="420"/>
        <w:rPr>
          <w:rFonts w:ascii="Times New Roman" w:hAnsi="Times New Roman" w:cs="Times New Roman"/>
          <w:color w:val="0D0D0D"/>
          <w:shd w:val="clear" w:color="auto" w:fill="FFFFFF"/>
        </w:rPr>
      </w:pPr>
      <w:r>
        <w:rPr>
          <w:rFonts w:ascii="Times New Roman" w:hAnsi="Times New Roman" w:cs="Times New Roman"/>
          <w:color w:val="0D0D0D"/>
          <w:shd w:val="clear" w:color="auto" w:fill="FFFFFF"/>
        </w:rPr>
        <w:t>The decomposition in this section utilize tensor Canonical Polyadic (CP) decomposition</w:t>
      </w:r>
      <w:r w:rsidR="00EF1730">
        <w:rPr>
          <w:rFonts w:ascii="Times New Roman" w:hAnsi="Times New Roman" w:cs="Times New Roman"/>
          <w:color w:val="0D0D0D"/>
          <w:shd w:val="clear" w:color="auto" w:fill="FFFFFF"/>
        </w:rPr>
        <w:fldChar w:fldCharType="begin"/>
      </w:r>
      <w:r w:rsidR="00EF1730">
        <w:rPr>
          <w:rFonts w:ascii="Times New Roman" w:hAnsi="Times New Roman" w:cs="Times New Roman"/>
          <w:color w:val="0D0D0D"/>
          <w:shd w:val="clear" w:color="auto" w:fill="FFFFFF"/>
        </w:rPr>
        <w:instrText xml:space="preserve"> ADDIN EN.CITE &lt;EndNote&gt;&lt;Cite&gt;&lt;Author&gt;Li&lt;/Author&gt;&lt;Year&gt;2021&lt;/Year&gt;&lt;RecNum&gt;100&lt;/RecNum&gt;&lt;DisplayText&gt;(Li et al., 2021)&lt;/DisplayText&gt;&lt;record&gt;&lt;rec-number&gt;100&lt;/rec-number&gt;&lt;foreign-keys&gt;&lt;key app="EN" db-id="tpfrd5zae559djexsr5vtzdfpxp9evp0s5ep" timestamp="1708580333"&gt;100&lt;/key&gt;&lt;/foreign-keys&gt;&lt;ref-type name="Journal Article"&gt;17&lt;/ref-type&gt;&lt;contributors&gt;&lt;authors&gt;&lt;author&gt;Li, Jian&lt;/author&gt;&lt;author&gt;Wisnowski, Jessica L&lt;/author&gt;&lt;author&gt;Joshi, Anand A&lt;/author&gt;&lt;author&gt;Leahy, Richard M&lt;/author&gt;&lt;/authors&gt;&lt;/contributors&gt;&lt;titles&gt;&lt;title&gt;Robust brain network identification from multi-subject asynchronous fMRI data&lt;/title&gt;&lt;secondary-title&gt;NeuroImage&lt;/secondary-title&gt;&lt;/titles&gt;&lt;periodical&gt;&lt;full-title&gt;Neuroimage&lt;/full-title&gt;&lt;/periodical&gt;&lt;pages&gt;117615&lt;/pages&gt;&lt;volume&gt;227&lt;/volume&gt;&lt;dates&gt;&lt;year&gt;2021&lt;/year&gt;&lt;/dates&gt;&lt;isbn&gt;1053-8119&lt;/isbn&gt;&lt;urls&gt;&lt;/urls&gt;&lt;electronic-resource-num&gt;https://doi.org/10.1016/j.neuroimage.2020.117615&lt;/electronic-resource-num&gt;&lt;/record&gt;&lt;/Cite&gt;&lt;/EndNote&gt;</w:instrText>
      </w:r>
      <w:r w:rsidR="00EF1730">
        <w:rPr>
          <w:rFonts w:ascii="Times New Roman" w:hAnsi="Times New Roman" w:cs="Times New Roman"/>
          <w:color w:val="0D0D0D"/>
          <w:shd w:val="clear" w:color="auto" w:fill="FFFFFF"/>
        </w:rPr>
        <w:fldChar w:fldCharType="separate"/>
      </w:r>
      <w:r w:rsidR="00EF1730">
        <w:rPr>
          <w:rFonts w:ascii="Times New Roman" w:hAnsi="Times New Roman" w:cs="Times New Roman"/>
          <w:noProof/>
          <w:color w:val="0D0D0D"/>
          <w:shd w:val="clear" w:color="auto" w:fill="FFFFFF"/>
        </w:rPr>
        <w:t>(Li et al., 2021)</w:t>
      </w:r>
      <w:r w:rsidR="00EF1730">
        <w:rPr>
          <w:rFonts w:ascii="Times New Roman" w:hAnsi="Times New Roman" w:cs="Times New Roman"/>
          <w:color w:val="0D0D0D"/>
          <w:shd w:val="clear" w:color="auto" w:fill="FFFFFF"/>
        </w:rPr>
        <w:fldChar w:fldCharType="end"/>
      </w:r>
      <w:r>
        <w:rPr>
          <w:rFonts w:ascii="Times New Roman" w:hAnsi="Times New Roman" w:cs="Times New Roman"/>
          <w:color w:val="0D0D0D"/>
          <w:shd w:val="clear" w:color="auto" w:fill="FFFFFF"/>
        </w:rPr>
        <w:t xml:space="preserve"> to identify meaningful brain features from the raw four-dimensional BOLD </w:t>
      </w:r>
      <w:r>
        <w:rPr>
          <w:rFonts w:ascii="Times New Roman" w:hAnsi="Times New Roman" w:cs="Times New Roman" w:hint="eastAsia"/>
          <w:color w:val="0D0D0D"/>
          <w:shd w:val="clear" w:color="auto" w:fill="FFFFFF"/>
        </w:rPr>
        <w:t xml:space="preserve">signal </w:t>
      </w:r>
      <w:r>
        <w:rPr>
          <w:rFonts w:ascii="Times New Roman" w:hAnsi="Times New Roman" w:cs="Times New Roman"/>
          <w:color w:val="0D0D0D"/>
          <w:shd w:val="clear" w:color="auto" w:fill="FFFFFF"/>
        </w:rPr>
        <w:t xml:space="preserve">data or post first-level analysis data (see in Figure. 1). At each of the three different time points, we initially </w:t>
      </w:r>
      <w:r>
        <w:rPr>
          <w:rFonts w:ascii="Times New Roman" w:hAnsi="Times New Roman" w:cs="Times New Roman"/>
          <w:color w:val="0D0D0D"/>
          <w:shd w:val="clear" w:color="auto" w:fill="FFFFFF"/>
        </w:rPr>
        <w:lastRenderedPageBreak/>
        <w:t>extracted whole-brain response signals from the raw BOLD data using the MNI 3mm template. We reconstruct 618 subjects’ 4-D raw BOLD signals in a 3-D tensor of size (number of voxels (67683) x experimental time length (155 or 197) x number of individuals (618))</w:t>
      </w:r>
      <w:r>
        <w:rPr>
          <w:rFonts w:ascii="Times New Roman" w:hAnsi="Times New Roman" w:cs="Times New Roman" w:hint="eastAsia"/>
          <w:color w:val="0D0D0D"/>
          <w:shd w:val="clear" w:color="auto" w:fill="FFFFFF"/>
        </w:rPr>
        <w:t xml:space="preserve"> </w:t>
      </w:r>
      <w:r>
        <w:rPr>
          <w:rFonts w:ascii="Times New Roman" w:hAnsi="Times New Roman" w:cs="Times New Roman"/>
          <w:color w:val="0D0D0D"/>
          <w:shd w:val="clear" w:color="auto" w:fill="FFFFFF"/>
        </w:rPr>
        <w:t>(see in Figure. 1). This tensor concatenation and decomposition process was repeated for each of the three time points.</w:t>
      </w:r>
      <w:r>
        <w:rPr>
          <w:rFonts w:ascii="Times New Roman" w:hAnsi="Times New Roman" w:cs="Times New Roman" w:hint="eastAsia"/>
          <w:color w:val="0D0D0D"/>
          <w:shd w:val="clear" w:color="auto" w:fill="FFFFFF"/>
        </w:rPr>
        <w:t xml:space="preserve"> </w:t>
      </w:r>
      <w:r>
        <w:rPr>
          <w:rFonts w:ascii="Times New Roman" w:hAnsi="Times New Roman" w:cs="Times New Roman"/>
          <w:color w:val="0D0D0D"/>
          <w:shd w:val="clear" w:color="auto" w:fill="FFFFFF"/>
        </w:rPr>
        <w:t xml:space="preserve">Subsequently, for the </w:t>
      </w:r>
      <w:r>
        <w:rPr>
          <w:rFonts w:ascii="Times New Roman" w:hAnsi="Times New Roman" w:cs="Times New Roman" w:hint="eastAsia"/>
          <w:color w:val="0D0D0D"/>
          <w:shd w:val="clear" w:color="auto" w:fill="FFFFFF"/>
        </w:rPr>
        <w:t xml:space="preserve">post </w:t>
      </w:r>
      <w:r>
        <w:rPr>
          <w:rFonts w:ascii="Times New Roman" w:hAnsi="Times New Roman" w:cs="Times New Roman"/>
          <w:color w:val="0D0D0D"/>
          <w:shd w:val="clear" w:color="auto" w:fill="FFFFFF"/>
        </w:rPr>
        <w:t xml:space="preserve">first-level analysis task-condition response signal data, the signals from individuals were concatenated into a tensor of size (number of voxels x number of task </w:t>
      </w:r>
      <w:r>
        <w:rPr>
          <w:rFonts w:ascii="Times New Roman" w:hAnsi="Times New Roman" w:cs="Times New Roman" w:hint="eastAsia"/>
          <w:color w:val="0D0D0D"/>
          <w:shd w:val="clear" w:color="auto" w:fill="FFFFFF"/>
        </w:rPr>
        <w:t>task-condition</w:t>
      </w:r>
      <w:r>
        <w:rPr>
          <w:rFonts w:ascii="Times New Roman" w:hAnsi="Times New Roman" w:cs="Times New Roman"/>
          <w:color w:val="0D0D0D"/>
          <w:shd w:val="clear" w:color="auto" w:fill="FFFFFF"/>
        </w:rPr>
        <w:t>s x number of individuals). Similarly, tensors were constructed for each time point and then subjected to the decomposition process (see in Figure. 1).</w:t>
      </w:r>
    </w:p>
    <w:p w14:paraId="30A054E2" w14:textId="77777777" w:rsidR="00304219" w:rsidRDefault="00304219" w:rsidP="00304219">
      <w:pPr>
        <w:spacing w:line="360" w:lineRule="auto"/>
        <w:rPr>
          <w:rFonts w:ascii="Times New Roman" w:hAnsi="Times New Roman" w:cs="Times New Roman"/>
          <w:b/>
          <w:bCs/>
          <w:i/>
          <w:iCs/>
          <w:color w:val="0D0D0D"/>
          <w:shd w:val="clear" w:color="auto" w:fill="FFFFFF"/>
        </w:rPr>
      </w:pPr>
      <w:r>
        <w:rPr>
          <w:rFonts w:ascii="Times New Roman" w:hAnsi="Times New Roman" w:cs="Times New Roman"/>
          <w:b/>
          <w:bCs/>
          <w:i/>
          <w:iCs/>
          <w:color w:val="0D0D0D"/>
          <w:shd w:val="clear" w:color="auto" w:fill="FFFFFF"/>
        </w:rPr>
        <w:t>5</w:t>
      </w:r>
      <w:r>
        <w:rPr>
          <w:rFonts w:ascii="Times New Roman" w:hAnsi="Times New Roman" w:cs="Times New Roman" w:hint="eastAsia"/>
          <w:b/>
          <w:bCs/>
          <w:i/>
          <w:iCs/>
          <w:color w:val="0D0D0D"/>
          <w:shd w:val="clear" w:color="auto" w:fill="FFFFFF"/>
        </w:rPr>
        <w:t xml:space="preserve">.7 </w:t>
      </w:r>
      <w:r>
        <w:rPr>
          <w:rFonts w:ascii="Times New Roman" w:hAnsi="Times New Roman" w:cs="Times New Roman"/>
          <w:b/>
          <w:bCs/>
          <w:i/>
          <w:iCs/>
          <w:color w:val="0D0D0D"/>
          <w:shd w:val="clear" w:color="auto" w:fill="FFFFFF"/>
        </w:rPr>
        <w:t xml:space="preserve">Completing </w:t>
      </w:r>
      <w:r w:rsidR="001E6F32">
        <w:rPr>
          <w:rFonts w:ascii="Times New Roman" w:hAnsi="Times New Roman" w:cs="Times New Roman"/>
          <w:b/>
          <w:bCs/>
          <w:i/>
          <w:iCs/>
          <w:color w:val="0D0D0D"/>
          <w:shd w:val="clear" w:color="auto" w:fill="FFFFFF"/>
        </w:rPr>
        <w:t>m</w:t>
      </w:r>
      <w:r>
        <w:rPr>
          <w:rFonts w:ascii="Times New Roman" w:hAnsi="Times New Roman" w:cs="Times New Roman"/>
          <w:b/>
          <w:bCs/>
          <w:i/>
          <w:iCs/>
          <w:color w:val="0D0D0D"/>
          <w:shd w:val="clear" w:color="auto" w:fill="FFFFFF"/>
        </w:rPr>
        <w:t xml:space="preserve">issing </w:t>
      </w:r>
      <w:r w:rsidR="001E6F32">
        <w:rPr>
          <w:rFonts w:ascii="Times New Roman" w:hAnsi="Times New Roman" w:cs="Times New Roman"/>
          <w:b/>
          <w:bCs/>
          <w:i/>
          <w:iCs/>
          <w:color w:val="0D0D0D"/>
          <w:shd w:val="clear" w:color="auto" w:fill="FFFFFF"/>
        </w:rPr>
        <w:t>s</w:t>
      </w:r>
      <w:r>
        <w:rPr>
          <w:rFonts w:ascii="Times New Roman" w:hAnsi="Times New Roman" w:cs="Times New Roman"/>
          <w:b/>
          <w:bCs/>
          <w:i/>
          <w:iCs/>
          <w:color w:val="0D0D0D"/>
          <w:shd w:val="clear" w:color="auto" w:fill="FFFFFF"/>
        </w:rPr>
        <w:t>timulus-</w:t>
      </w:r>
      <w:r w:rsidR="001E6F32">
        <w:rPr>
          <w:rFonts w:ascii="Times New Roman" w:hAnsi="Times New Roman" w:cs="Times New Roman"/>
          <w:b/>
          <w:bCs/>
          <w:i/>
          <w:iCs/>
          <w:color w:val="0D0D0D"/>
          <w:shd w:val="clear" w:color="auto" w:fill="FFFFFF"/>
        </w:rPr>
        <w:t>i</w:t>
      </w:r>
      <w:r>
        <w:rPr>
          <w:rFonts w:ascii="Times New Roman" w:hAnsi="Times New Roman" w:cs="Times New Roman"/>
          <w:b/>
          <w:bCs/>
          <w:i/>
          <w:iCs/>
          <w:color w:val="0D0D0D"/>
          <w:shd w:val="clear" w:color="auto" w:fill="FFFFFF"/>
        </w:rPr>
        <w:t xml:space="preserve">nduced </w:t>
      </w:r>
      <w:r w:rsidR="001E6F32">
        <w:rPr>
          <w:rFonts w:ascii="Times New Roman" w:hAnsi="Times New Roman" w:cs="Times New Roman"/>
          <w:b/>
          <w:bCs/>
          <w:i/>
          <w:iCs/>
          <w:color w:val="0D0D0D"/>
          <w:shd w:val="clear" w:color="auto" w:fill="FFFFFF"/>
        </w:rPr>
        <w:t>r</w:t>
      </w:r>
      <w:r>
        <w:rPr>
          <w:rFonts w:ascii="Times New Roman" w:hAnsi="Times New Roman" w:cs="Times New Roman"/>
          <w:b/>
          <w:bCs/>
          <w:i/>
          <w:iCs/>
          <w:color w:val="0D0D0D"/>
          <w:shd w:val="clear" w:color="auto" w:fill="FFFFFF"/>
        </w:rPr>
        <w:t xml:space="preserve">esponse </w:t>
      </w:r>
      <w:r w:rsidR="001E6F32">
        <w:rPr>
          <w:rFonts w:ascii="Times New Roman" w:hAnsi="Times New Roman" w:cs="Times New Roman"/>
          <w:b/>
          <w:bCs/>
          <w:i/>
          <w:iCs/>
          <w:color w:val="0D0D0D"/>
          <w:shd w:val="clear" w:color="auto" w:fill="FFFFFF"/>
        </w:rPr>
        <w:t>s</w:t>
      </w:r>
      <w:r>
        <w:rPr>
          <w:rFonts w:ascii="Times New Roman" w:hAnsi="Times New Roman" w:cs="Times New Roman"/>
          <w:b/>
          <w:bCs/>
          <w:i/>
          <w:iCs/>
          <w:color w:val="0D0D0D"/>
          <w:shd w:val="clear" w:color="auto" w:fill="FFFFFF"/>
        </w:rPr>
        <w:t>ignals</w:t>
      </w:r>
    </w:p>
    <w:p w14:paraId="11E53FFD" w14:textId="77777777" w:rsidR="004A330F" w:rsidRDefault="004A330F" w:rsidP="004A330F">
      <w:pPr>
        <w:spacing w:line="360" w:lineRule="auto"/>
        <w:ind w:firstLineChars="200" w:firstLine="420"/>
        <w:rPr>
          <w:rFonts w:ascii="Times New Roman" w:hAnsi="Times New Roman" w:cs="Times New Roman"/>
          <w:color w:val="0D0D0D"/>
          <w:shd w:val="clear" w:color="auto" w:fill="FFFFFF"/>
        </w:rPr>
      </w:pPr>
      <w:r>
        <w:rPr>
          <w:rFonts w:ascii="Times New Roman" w:hAnsi="Times New Roman" w:cs="Times New Roman" w:hint="eastAsia"/>
          <w:color w:val="0D0D0D"/>
          <w:shd w:val="clear" w:color="auto" w:fill="FFFFFF"/>
        </w:rPr>
        <w:t>We</w:t>
      </w:r>
      <w:r>
        <w:rPr>
          <w:rFonts w:ascii="Times New Roman" w:hAnsi="Times New Roman" w:cs="Times New Roman"/>
          <w:color w:val="0D0D0D"/>
          <w:shd w:val="clear" w:color="auto" w:fill="FFFFFF"/>
        </w:rPr>
        <w:t xml:space="preserve"> introduce a methodology for completing responses to missing stimuli</w:t>
      </w:r>
      <w:r>
        <w:rPr>
          <w:rFonts w:ascii="Times New Roman" w:hAnsi="Times New Roman" w:cs="Times New Roman" w:hint="eastAsia"/>
          <w:color w:val="0D0D0D"/>
          <w:shd w:val="clear" w:color="auto" w:fill="FFFFFF"/>
        </w:rPr>
        <w:t xml:space="preserve"> </w:t>
      </w:r>
      <w:r>
        <w:rPr>
          <w:rFonts w:ascii="Times New Roman" w:hAnsi="Times New Roman" w:cs="Times New Roman"/>
          <w:color w:val="0D0D0D"/>
          <w:shd w:val="clear" w:color="auto" w:fill="FFFFFF"/>
        </w:rPr>
        <w:t>(see in Figure. 4). In the dataset utilized in this study, participants observed only angry and neutral face stimuli during the baseline phase. However, during follow-up 2 and follow-up 3, the same participants were exposed to happy, angry, and neutral stimuli. First, the tensor formed by concatenating the common parts of three sets of task-condition responses along the fourth dimension (a more extensive temporal</w:t>
      </w:r>
      <w:r>
        <w:rPr>
          <w:rFonts w:ascii="Times New Roman" w:hAnsi="Times New Roman" w:cs="Times New Roman" w:hint="eastAsia"/>
          <w:color w:val="0D0D0D"/>
          <w:shd w:val="clear" w:color="auto" w:fill="FFFFFF"/>
        </w:rPr>
        <w:t xml:space="preserve"> </w:t>
      </w:r>
      <w:r>
        <w:rPr>
          <w:rFonts w:ascii="Times New Roman" w:hAnsi="Times New Roman" w:cs="Times New Roman"/>
          <w:color w:val="0D0D0D"/>
          <w:shd w:val="clear" w:color="auto" w:fill="FFFFFF"/>
        </w:rPr>
        <w:t xml:space="preserve">(baseline, follow-up 2 and follow-up 3) dimension) was decomposed. Subsequently, the meaningful CP components extracted from this decomposition, combined with existing longitudinal information (participants viewing happy faces during follow-up 2 and follow-up 3, not observed during baseline), and certain underlying model assumptions (emotional signals involving valence and arousal), were employed for tensor regression. Finally, we can get the missing part’s prediction via performing the </w:t>
      </w:r>
      <w:r>
        <w:rPr>
          <w:rFonts w:ascii="Times New Roman" w:hAnsi="Times New Roman" w:cs="Times New Roman" w:hint="eastAsia"/>
          <w:color w:val="0D0D0D"/>
          <w:shd w:val="clear" w:color="auto" w:fill="FFFFFF"/>
        </w:rPr>
        <w:t xml:space="preserve">cross </w:t>
      </w:r>
      <w:r>
        <w:rPr>
          <w:rFonts w:ascii="Times New Roman" w:hAnsi="Times New Roman" w:cs="Times New Roman"/>
          <w:color w:val="0D0D0D"/>
          <w:shd w:val="clear" w:color="auto" w:fill="FFFFFF"/>
        </w:rPr>
        <w:t>product of decoded shared group</w:t>
      </w:r>
      <w:r>
        <w:rPr>
          <w:rFonts w:ascii="Times New Roman" w:hAnsi="Times New Roman" w:cs="Times New Roman" w:hint="eastAsia"/>
          <w:color w:val="0D0D0D"/>
          <w:shd w:val="clear" w:color="auto" w:fill="FFFFFF"/>
        </w:rPr>
        <w:t>-</w:t>
      </w:r>
      <w:r>
        <w:rPr>
          <w:rFonts w:ascii="Times New Roman" w:hAnsi="Times New Roman" w:cs="Times New Roman"/>
          <w:color w:val="0D0D0D"/>
          <w:shd w:val="clear" w:color="auto" w:fill="FFFFFF"/>
        </w:rPr>
        <w:t xml:space="preserve">common components and the short </w:t>
      </w:r>
      <w:r>
        <w:rPr>
          <w:rFonts w:ascii="Times New Roman" w:hAnsi="Times New Roman" w:cs="Times New Roman" w:hint="eastAsia"/>
          <w:color w:val="0D0D0D"/>
          <w:shd w:val="clear" w:color="auto" w:fill="FFFFFF"/>
        </w:rPr>
        <w:t xml:space="preserve">time-specific </w:t>
      </w:r>
      <w:r>
        <w:rPr>
          <w:rFonts w:ascii="Times New Roman" w:hAnsi="Times New Roman" w:cs="Times New Roman"/>
          <w:color w:val="0D0D0D"/>
          <w:shd w:val="clear" w:color="auto" w:fill="FFFFFF"/>
        </w:rPr>
        <w:t>weights form regression</w:t>
      </w:r>
      <w:r>
        <w:rPr>
          <w:rFonts w:ascii="Times New Roman" w:hAnsi="Times New Roman" w:cs="Times New Roman" w:hint="eastAsia"/>
          <w:color w:val="0D0D0D"/>
          <w:shd w:val="clear" w:color="auto" w:fill="FFFFFF"/>
        </w:rPr>
        <w:t xml:space="preserve"> </w:t>
      </w:r>
      <w:r>
        <w:rPr>
          <w:rFonts w:ascii="Times New Roman" w:hAnsi="Times New Roman" w:cs="Times New Roman"/>
          <w:color w:val="0D0D0D"/>
          <w:shd w:val="clear" w:color="auto" w:fill="FFFFFF"/>
        </w:rPr>
        <w:t xml:space="preserve">(See mathematical details in </w:t>
      </w:r>
      <w:r>
        <w:rPr>
          <w:rFonts w:ascii="Times New Roman" w:hAnsi="Times New Roman" w:cs="Times New Roman"/>
          <w:color w:val="FF0000"/>
          <w:shd w:val="clear" w:color="auto" w:fill="FFFFFF"/>
        </w:rPr>
        <w:t>Supplementary</w:t>
      </w:r>
      <w:r>
        <w:rPr>
          <w:rFonts w:ascii="Times New Roman" w:hAnsi="Times New Roman" w:cs="Times New Roman"/>
          <w:color w:val="0D0D0D"/>
          <w:shd w:val="clear" w:color="auto" w:fill="FFFFFF"/>
        </w:rPr>
        <w:t xml:space="preserve"> Figure. </w:t>
      </w:r>
      <w:ins w:id="329" w:author="rongquan zhai" w:date="2024-12-26T23:33:00Z" w16du:dateUtc="2024-12-26T15:33:00Z">
        <w:r w:rsidR="00AB5A06">
          <w:rPr>
            <w:rFonts w:ascii="Times New Roman" w:hAnsi="Times New Roman" w:cs="Times New Roman"/>
            <w:color w:val="0D0D0D"/>
            <w:shd w:val="clear" w:color="auto" w:fill="FFFFFF"/>
          </w:rPr>
          <w:t>4</w:t>
        </w:r>
      </w:ins>
      <w:del w:id="330" w:author="rongquan zhai" w:date="2024-12-26T23:33:00Z" w16du:dateUtc="2024-12-26T15:33:00Z">
        <w:r w:rsidDel="00AB5A06">
          <w:rPr>
            <w:rFonts w:ascii="Times New Roman" w:hAnsi="Times New Roman" w:cs="Times New Roman"/>
            <w:color w:val="0D0D0D"/>
            <w:shd w:val="clear" w:color="auto" w:fill="FFFFFF"/>
          </w:rPr>
          <w:delText>2</w:delText>
        </w:r>
      </w:del>
      <w:r>
        <w:rPr>
          <w:rFonts w:ascii="Times New Roman" w:hAnsi="Times New Roman" w:cs="Times New Roman"/>
          <w:color w:val="0D0D0D"/>
          <w:shd w:val="clear" w:color="auto" w:fill="FFFFFF"/>
        </w:rPr>
        <w:t xml:space="preserve"> and </w:t>
      </w:r>
      <w:r>
        <w:rPr>
          <w:rFonts w:ascii="Times New Roman" w:hAnsi="Times New Roman" w:cs="Times New Roman"/>
          <w:color w:val="FF0000"/>
          <w:shd w:val="clear" w:color="auto" w:fill="FFFFFF"/>
        </w:rPr>
        <w:t>Supplementary</w:t>
      </w:r>
      <w:r>
        <w:rPr>
          <w:rFonts w:ascii="Times New Roman" w:hAnsi="Times New Roman" w:cs="Times New Roman"/>
          <w:color w:val="0D0D0D"/>
          <w:shd w:val="clear" w:color="auto" w:fill="FFFFFF"/>
        </w:rPr>
        <w:t xml:space="preserve"> Figure. </w:t>
      </w:r>
      <w:ins w:id="331" w:author="rongquan zhai" w:date="2024-12-26T23:33:00Z" w16du:dateUtc="2024-12-26T15:33:00Z">
        <w:r w:rsidR="00AB5A06">
          <w:rPr>
            <w:rFonts w:ascii="Times New Roman" w:hAnsi="Times New Roman" w:cs="Times New Roman"/>
            <w:color w:val="0D0D0D"/>
            <w:shd w:val="clear" w:color="auto" w:fill="FFFFFF"/>
          </w:rPr>
          <w:t>5</w:t>
        </w:r>
      </w:ins>
      <w:del w:id="332" w:author="rongquan zhai" w:date="2024-12-26T23:33:00Z" w16du:dateUtc="2024-12-26T15:33:00Z">
        <w:r w:rsidDel="00AB5A06">
          <w:rPr>
            <w:rFonts w:ascii="Times New Roman" w:hAnsi="Times New Roman" w:cs="Times New Roman"/>
            <w:color w:val="0D0D0D"/>
            <w:shd w:val="clear" w:color="auto" w:fill="FFFFFF"/>
          </w:rPr>
          <w:delText>3</w:delText>
        </w:r>
      </w:del>
      <w:r>
        <w:rPr>
          <w:rFonts w:ascii="Times New Roman" w:hAnsi="Times New Roman" w:cs="Times New Roman"/>
          <w:color w:val="0D0D0D"/>
          <w:shd w:val="clear" w:color="auto" w:fill="FFFFFF"/>
        </w:rPr>
        <w:t xml:space="preserve">). </w:t>
      </w:r>
    </w:p>
    <w:p w14:paraId="22D4973E" w14:textId="77777777" w:rsidR="00304219" w:rsidRDefault="00304219" w:rsidP="00304219">
      <w:pPr>
        <w:spacing w:line="360" w:lineRule="auto"/>
        <w:rPr>
          <w:rFonts w:ascii="Times New Roman" w:hAnsi="Times New Roman" w:cs="Times New Roman"/>
          <w:b/>
          <w:i/>
          <w:sz w:val="24"/>
        </w:rPr>
      </w:pPr>
      <w:r>
        <w:rPr>
          <w:rFonts w:ascii="Times New Roman" w:hAnsi="Times New Roman" w:cs="Times New Roman"/>
          <w:b/>
          <w:i/>
          <w:sz w:val="24"/>
        </w:rPr>
        <w:t xml:space="preserve">5.8 </w:t>
      </w:r>
      <w:r>
        <w:rPr>
          <w:rFonts w:ascii="Times New Roman" w:hAnsi="Times New Roman" w:cs="Times New Roman"/>
          <w:b/>
          <w:i/>
          <w:szCs w:val="21"/>
        </w:rPr>
        <w:t>Data and code availability</w:t>
      </w:r>
    </w:p>
    <w:p w14:paraId="50BAE031" w14:textId="77777777" w:rsidR="00304219" w:rsidRDefault="00304219" w:rsidP="00304219">
      <w:pPr>
        <w:pStyle w:val="a3"/>
        <w:spacing w:before="0" w:beforeAutospacing="0" w:after="0" w:afterAutospacing="0" w:line="360" w:lineRule="auto"/>
        <w:ind w:left="0" w:right="227"/>
        <w:rPr>
          <w:rFonts w:ascii="Times New Roman" w:eastAsia="Arial" w:hAnsi="Times New Roman" w:cs="Times New Roman"/>
          <w:sz w:val="21"/>
          <w:szCs w:val="21"/>
        </w:rPr>
      </w:pPr>
      <w:r>
        <w:rPr>
          <w:rFonts w:ascii="Times New Roman" w:hAnsi="Times New Roman" w:cs="Times New Roman"/>
          <w:color w:val="222222"/>
          <w:sz w:val="21"/>
          <w:szCs w:val="21"/>
          <w:shd w:val="clear" w:color="auto" w:fill="FFFFFF"/>
        </w:rPr>
        <w:t>IMAGEN data are available from a dedicated database at </w:t>
      </w:r>
      <w:hyperlink r:id="rId9" w:history="1">
        <w:r>
          <w:rPr>
            <w:rStyle w:val="a8"/>
            <w:rFonts w:ascii="Times New Roman" w:hAnsi="Times New Roman" w:cs="Times New Roman"/>
            <w:color w:val="006699"/>
            <w:sz w:val="21"/>
            <w:szCs w:val="21"/>
            <w:shd w:val="clear" w:color="auto" w:fill="FFFFFF"/>
          </w:rPr>
          <w:t>https://imagen2.cea.fr</w:t>
        </w:r>
      </w:hyperlink>
      <w:r>
        <w:rPr>
          <w:rFonts w:ascii="Times New Roman" w:hAnsi="Times New Roman" w:cs="Times New Roman"/>
          <w:color w:val="222222"/>
          <w:sz w:val="21"/>
          <w:szCs w:val="21"/>
          <w:shd w:val="clear" w:color="auto" w:fill="FFFFFF"/>
        </w:rPr>
        <w:t>.</w:t>
      </w:r>
      <w:r>
        <w:rPr>
          <w:rFonts w:ascii="Times New Roman" w:hAnsi="Times New Roman" w:cs="Times New Roman" w:hint="eastAsia"/>
          <w:color w:val="222222"/>
          <w:sz w:val="21"/>
          <w:szCs w:val="21"/>
          <w:shd w:val="clear" w:color="auto" w:fill="FFFFFF"/>
        </w:rPr>
        <w:t xml:space="preserve"> </w:t>
      </w:r>
      <w:r>
        <w:rPr>
          <w:rFonts w:ascii="Times New Roman" w:hAnsi="Times New Roman" w:cs="Times New Roman"/>
          <w:color w:val="222222"/>
          <w:sz w:val="21"/>
          <w:szCs w:val="21"/>
          <w:shd w:val="clear" w:color="auto" w:fill="FFFFFF"/>
        </w:rPr>
        <w:t>The code that supports the findings of this study is available on GitHub at</w:t>
      </w:r>
      <w:r>
        <w:rPr>
          <w:rFonts w:ascii="Times New Roman" w:eastAsia="Arial" w:hAnsi="Times New Roman" w:cs="Times New Roman"/>
          <w:sz w:val="21"/>
          <w:szCs w:val="21"/>
        </w:rPr>
        <w:t xml:space="preserve"> </w:t>
      </w:r>
      <w:hyperlink r:id="rId10" w:history="1">
        <w:r>
          <w:rPr>
            <w:rStyle w:val="a8"/>
            <w:rFonts w:ascii="Times New Roman" w:hAnsi="Times New Roman" w:cs="Times New Roman"/>
            <w:color w:val="006699"/>
            <w:sz w:val="21"/>
            <w:szCs w:val="21"/>
            <w:shd w:val="clear" w:color="auto" w:fill="FFFFFF"/>
          </w:rPr>
          <w:t>https://github.com/q-resource/TDAP</w:t>
        </w:r>
      </w:hyperlink>
      <w:r>
        <w:rPr>
          <w:sz w:val="21"/>
          <w:szCs w:val="21"/>
        </w:rPr>
        <w:t>.</w:t>
      </w:r>
    </w:p>
    <w:p w14:paraId="2C379A42" w14:textId="77777777" w:rsidR="00304219" w:rsidRDefault="00304219" w:rsidP="00304219">
      <w:pPr>
        <w:spacing w:line="360" w:lineRule="auto"/>
        <w:rPr>
          <w:rFonts w:ascii="Times New Roman" w:hAnsi="Times New Roman" w:cs="Times New Roman"/>
          <w:b/>
          <w:bCs/>
          <w:sz w:val="36"/>
          <w:szCs w:val="36"/>
        </w:rPr>
      </w:pPr>
      <w:r>
        <w:rPr>
          <w:rFonts w:ascii="Times New Roman" w:hAnsi="Times New Roman" w:cs="Times New Roman"/>
          <w:b/>
          <w:bCs/>
          <w:sz w:val="36"/>
          <w:szCs w:val="36"/>
        </w:rPr>
        <w:t xml:space="preserve">6. </w:t>
      </w:r>
      <w:r>
        <w:rPr>
          <w:rFonts w:ascii="Times New Roman" w:hAnsi="Times New Roman" w:cs="Times New Roman" w:hint="eastAsia"/>
          <w:b/>
          <w:bCs/>
          <w:sz w:val="36"/>
          <w:szCs w:val="36"/>
        </w:rPr>
        <w:t>Statistical</w:t>
      </w:r>
      <w:r>
        <w:rPr>
          <w:rFonts w:ascii="Times New Roman" w:hAnsi="Times New Roman" w:cs="Times New Roman"/>
          <w:b/>
          <w:bCs/>
          <w:sz w:val="36"/>
          <w:szCs w:val="36"/>
        </w:rPr>
        <w:t xml:space="preserve"> </w:t>
      </w:r>
      <w:r>
        <w:rPr>
          <w:rFonts w:ascii="Times New Roman" w:hAnsi="Times New Roman" w:cs="Times New Roman" w:hint="eastAsia"/>
          <w:b/>
          <w:bCs/>
          <w:sz w:val="36"/>
          <w:szCs w:val="36"/>
        </w:rPr>
        <w:t>analysis</w:t>
      </w:r>
    </w:p>
    <w:p w14:paraId="6C25A360" w14:textId="77777777" w:rsidR="00304219" w:rsidRDefault="00304219" w:rsidP="00304219">
      <w:pPr>
        <w:spacing w:line="360" w:lineRule="auto"/>
        <w:rPr>
          <w:rFonts w:ascii="Times New Roman" w:hAnsi="Times New Roman" w:cs="Times New Roman"/>
          <w:b/>
          <w:bCs/>
          <w:i/>
          <w:iCs/>
        </w:rPr>
      </w:pPr>
      <w:r>
        <w:rPr>
          <w:rFonts w:ascii="Times New Roman" w:hAnsi="Times New Roman" w:cs="Times New Roman"/>
          <w:b/>
          <w:bCs/>
          <w:i/>
          <w:iCs/>
        </w:rPr>
        <w:t xml:space="preserve">6.1 Decoding </w:t>
      </w:r>
      <w:r w:rsidR="00BC0E74">
        <w:rPr>
          <w:rFonts w:ascii="Times New Roman" w:hAnsi="Times New Roman" w:cs="Times New Roman"/>
          <w:b/>
          <w:bCs/>
          <w:i/>
          <w:iCs/>
        </w:rPr>
        <w:t>p</w:t>
      </w:r>
      <w:r>
        <w:rPr>
          <w:rFonts w:ascii="Times New Roman" w:hAnsi="Times New Roman" w:cs="Times New Roman"/>
          <w:b/>
          <w:bCs/>
          <w:i/>
          <w:iCs/>
        </w:rPr>
        <w:t>art</w:t>
      </w:r>
    </w:p>
    <w:p w14:paraId="7AF98C10" w14:textId="77777777" w:rsidR="00E309D7" w:rsidRDefault="00E309D7" w:rsidP="00E309D7">
      <w:pPr>
        <w:spacing w:line="360" w:lineRule="auto"/>
        <w:ind w:firstLineChars="200" w:firstLine="420"/>
        <w:rPr>
          <w:rFonts w:ascii="Times New Roman" w:hAnsi="Times New Roman" w:cs="Times New Roman"/>
        </w:rPr>
      </w:pPr>
      <w:r>
        <w:rPr>
          <w:rFonts w:ascii="Times New Roman" w:hAnsi="Times New Roman" w:cs="Times New Roman"/>
        </w:rPr>
        <w:t>Our approach leverages Canonical Polyadic (CP) decomposition</w:t>
      </w:r>
      <w:r>
        <w:rPr>
          <w:rFonts w:ascii="Times New Roman" w:hAnsi="Times New Roman" w:cs="Times New Roman"/>
        </w:rPr>
        <w:fldChar w:fldCharType="begin">
          <w:fldData xml:space="preserve">PEVuZE5vdGU+PENpdGU+PEF1dGhvcj5Lb2xkYTwvQXV0aG9yPjxZZWFyPjIwMDk8L1llYXI+PFJl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PEVuZE5vdGU+PENpdGU+PEF1dGhvcj5Lb2xkYTwvQXV0aG9yPjxZZWFyPjIwMDk8L1llYXI+PFJl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(Cichocki et al., 2015; Kolda </w:t>
      </w:r>
      <w:r>
        <w:rPr>
          <w:rFonts w:ascii="Times New Roman" w:hAnsi="Times New Roman" w:cs="Times New Roman"/>
        </w:rPr>
        <w:lastRenderedPageBreak/>
        <w:t>&amp; Bader, 2009; Sidiropoulos et al., 2017)</w:t>
      </w:r>
      <w:r>
        <w:rPr>
          <w:rFonts w:ascii="Times New Roman" w:hAnsi="Times New Roman" w:cs="Times New Roman"/>
        </w:rPr>
        <w:fldChar w:fldCharType="end"/>
      </w:r>
      <w:r>
        <w:rPr>
          <w:rFonts w:ascii="Times New Roman" w:hAnsi="Times New Roman" w:cs="Times New Roman"/>
        </w:rPr>
        <w:t xml:space="preserve"> (a mathematical approach to decompose a higher order matrix into several </w:t>
      </w:r>
      <w:r>
        <w:rPr>
          <w:rFonts w:ascii="Times New Roman" w:hAnsi="Times New Roman" w:cs="Times New Roman" w:hint="eastAsia"/>
        </w:rPr>
        <w:t xml:space="preserve">principle </w:t>
      </w:r>
      <w:r>
        <w:rPr>
          <w:rFonts w:ascii="Times New Roman" w:hAnsi="Times New Roman" w:cs="Times New Roman"/>
        </w:rPr>
        <w:t xml:space="preserve">component) to unravel spatial, temporal, and individual-level components from functional Magnetic Resonance Imaging (fMRI) </w:t>
      </w:r>
      <w:r>
        <w:rPr>
          <w:rFonts w:ascii="Times New Roman" w:hAnsi="Times New Roman" w:cs="Times New Roman" w:hint="eastAsia"/>
        </w:rPr>
        <w:t xml:space="preserve">raw </w:t>
      </w:r>
      <w:r>
        <w:rPr>
          <w:rFonts w:ascii="Times New Roman" w:hAnsi="Times New Roman" w:cs="Times New Roman"/>
        </w:rPr>
        <w:t>BOLD signal</w:t>
      </w:r>
      <w:r>
        <w:rPr>
          <w:rFonts w:ascii="Times New Roman" w:hAnsi="Times New Roman" w:cs="Times New Roman" w:hint="eastAsia"/>
        </w:rPr>
        <w:t xml:space="preserve"> data and </w:t>
      </w:r>
      <w:r>
        <w:rPr>
          <w:rFonts w:ascii="Times New Roman" w:hAnsi="Times New Roman" w:cs="Times New Roman"/>
        </w:rPr>
        <w:t xml:space="preserve">corresponding post first-level analysis task-condition response </w:t>
      </w:r>
      <w:r>
        <w:rPr>
          <w:rFonts w:ascii="Times New Roman" w:hAnsi="Times New Roman" w:cs="Times New Roman" w:hint="eastAsia"/>
        </w:rPr>
        <w:t>d</w:t>
      </w:r>
      <w:r>
        <w:rPr>
          <w:rFonts w:ascii="Times New Roman" w:hAnsi="Times New Roman" w:cs="Times New Roman"/>
        </w:rPr>
        <w:t xml:space="preserve">ata. The analysis of these components </w:t>
      </w:r>
      <w:proofErr w:type="gramStart"/>
      <w:r>
        <w:rPr>
          <w:rFonts w:ascii="Times New Roman" w:hAnsi="Times New Roman" w:cs="Times New Roman"/>
        </w:rPr>
        <w:t>are</w:t>
      </w:r>
      <w:proofErr w:type="gramEnd"/>
      <w:r>
        <w:rPr>
          <w:rFonts w:ascii="Times New Roman" w:hAnsi="Times New Roman" w:cs="Times New Roman"/>
        </w:rPr>
        <w:t xml:space="preserve"> structured across three key dimensions:</w:t>
      </w:r>
    </w:p>
    <w:p w14:paraId="527F3B1F" w14:textId="77777777" w:rsidR="00E309D7" w:rsidRDefault="00E309D7" w:rsidP="00E309D7">
      <w:pPr>
        <w:spacing w:line="360" w:lineRule="auto"/>
        <w:rPr>
          <w:rFonts w:ascii="Times New Roman" w:hAnsi="Times New Roman" w:cs="Times New Roman"/>
          <w:i/>
          <w:iCs/>
        </w:rPr>
      </w:pPr>
      <w:r>
        <w:rPr>
          <w:rFonts w:ascii="Times New Roman" w:hAnsi="Times New Roman" w:cs="Times New Roman"/>
          <w:i/>
          <w:iCs/>
        </w:rPr>
        <w:t>Spatial Components:</w:t>
      </w:r>
    </w:p>
    <w:p w14:paraId="760BF118" w14:textId="77777777" w:rsidR="00E309D7" w:rsidRDefault="00E309D7" w:rsidP="00E309D7">
      <w:pPr>
        <w:spacing w:line="360" w:lineRule="auto"/>
        <w:ind w:firstLineChars="200" w:firstLine="420"/>
        <w:rPr>
          <w:rFonts w:ascii="Times New Roman" w:hAnsi="Times New Roman" w:cs="Times New Roman"/>
        </w:rPr>
      </w:pPr>
      <w:r>
        <w:rPr>
          <w:rFonts w:ascii="Times New Roman" w:hAnsi="Times New Roman" w:cs="Times New Roman"/>
        </w:rPr>
        <w:t>Assess the similarity between decomposed spatial components and classical contrast T-maps through metrics include Pearson correlation, Dice coefficient and Intersection over Union (</w:t>
      </w:r>
      <w:proofErr w:type="spellStart"/>
      <w:r>
        <w:rPr>
          <w:rFonts w:ascii="Times New Roman" w:hAnsi="Times New Roman" w:cs="Times New Roman"/>
        </w:rPr>
        <w:t>IoU</w:t>
      </w:r>
      <w:proofErr w:type="spellEnd"/>
      <w:r>
        <w:rPr>
          <w:rFonts w:ascii="Times New Roman" w:hAnsi="Times New Roman" w:cs="Times New Roman"/>
        </w:rPr>
        <w:t xml:space="preserve">) for both BOLD signals formed tensor and task-condition response formed tensor. The similarity calculations and corrections in this paper are all performed using the calculation functions in </w:t>
      </w:r>
      <w:proofErr w:type="spellStart"/>
      <w:r>
        <w:rPr>
          <w:rFonts w:ascii="Times New Roman" w:hAnsi="Times New Roman" w:cs="Times New Roman"/>
        </w:rPr>
        <w:t>neuromaps</w:t>
      </w:r>
      <w:proofErr w:type="spellEnd"/>
      <w:r>
        <w:rPr>
          <w:rFonts w:ascii="Times New Roman" w:hAnsi="Times New Roman" w:cs="Times New Roman"/>
        </w:rPr>
        <w:fldChar w:fldCharType="begin"/>
      </w:r>
      <w:r>
        <w:rPr>
          <w:rFonts w:ascii="Times New Roman" w:hAnsi="Times New Roman" w:cs="Times New Roman"/>
        </w:rPr>
        <w:instrText xml:space="preserve"> ADDIN EN.CITE &lt;EndNote&gt;&lt;Cite&gt;&lt;Author&gt;Markello&lt;/Author&gt;&lt;Year&gt;2022&lt;/Year&gt;&lt;RecNum&gt;101&lt;/RecNum&gt;&lt;DisplayText&gt;(Markello et al., 2022)&lt;/DisplayText&gt;&lt;record&gt;&lt;rec-number&gt;101&lt;/rec-number&gt;&lt;foreign-keys&gt;&lt;key app="EN" db-id="tpfrd5zae559djexsr5vtzdfpxp9evp0s5ep" timestamp="1708656078"&gt;101&lt;/key&gt;&lt;/foreign-keys&gt;&lt;ref-type name="Journal Article"&gt;17&lt;/ref-type&gt;&lt;contributors&gt;&lt;authors&gt;&lt;author&gt;Markello, Ross D&lt;/author&gt;&lt;author&gt;Hansen, Justine Y&lt;/author&gt;&lt;author&gt;Liu, Zhen-Qi&lt;/author&gt;&lt;author&gt;Bazinet, Vincent&lt;/author&gt;&lt;author&gt;Shafiei, Golia&lt;/author&gt;&lt;author&gt;Suárez, Laura E&lt;/author&gt;&lt;author&gt;Blostein, Nadia&lt;/author&gt;&lt;author&gt;Seidlitz, Jakob&lt;/author&gt;&lt;author&gt;Baillet, Sylvain&lt;/author&gt;&lt;author&gt;Satterthwaite, Theodore D&lt;/author&gt;&lt;/authors&gt;&lt;/contributors&gt;&lt;titles&gt;&lt;title&gt;Neuromaps: structural and functional interpretation of brain maps&lt;/title&gt;&lt;secondary-title&gt;Nature Methods&lt;/secondary-title&gt;&lt;/titles&gt;&lt;periodical&gt;&lt;full-title&gt;Nature Methods&lt;/full-title&gt;&lt;/periodical&gt;&lt;pages&gt;1472-1479&lt;/pages&gt;&lt;volume&gt;19&lt;/volume&gt;&lt;number&gt;11&lt;/number&gt;&lt;dates&gt;&lt;year&gt;2022&lt;/year&gt;&lt;/dates&gt;&lt;isbn&gt;1548-7091&lt;/isbn&gt;&lt;urls&gt;&lt;/urls&gt;&lt;electronic-resource-num&gt;https://doi.org/10.1038/s41592-022-01625-w&amp;#xD;&amp;#xD;&lt;/electronic-resource-num&gt;&lt;/record&gt;&lt;/Cite&gt;&lt;/EndNote&gt;</w:instrText>
      </w:r>
      <w:r>
        <w:rPr>
          <w:rFonts w:ascii="Times New Roman" w:hAnsi="Times New Roman" w:cs="Times New Roman"/>
        </w:rPr>
        <w:fldChar w:fldCharType="separate"/>
      </w:r>
      <w:r>
        <w:rPr>
          <w:rFonts w:ascii="Times New Roman" w:hAnsi="Times New Roman" w:cs="Times New Roman"/>
        </w:rPr>
        <w:t>(</w:t>
      </w:r>
      <w:proofErr w:type="spellStart"/>
      <w:r>
        <w:rPr>
          <w:rFonts w:ascii="Times New Roman" w:hAnsi="Times New Roman" w:cs="Times New Roman"/>
        </w:rPr>
        <w:t>Markello</w:t>
      </w:r>
      <w:proofErr w:type="spellEnd"/>
      <w:r>
        <w:rPr>
          <w:rFonts w:ascii="Times New Roman" w:hAnsi="Times New Roman" w:cs="Times New Roman"/>
        </w:rPr>
        <w:t xml:space="preserve"> et al., 2022)</w:t>
      </w:r>
      <w:r>
        <w:rPr>
          <w:rFonts w:ascii="Times New Roman" w:hAnsi="Times New Roman" w:cs="Times New Roman"/>
        </w:rPr>
        <w:fldChar w:fldCharType="end"/>
      </w:r>
      <w:r>
        <w:rPr>
          <w:rFonts w:ascii="Times New Roman" w:hAnsi="Times New Roman" w:cs="Times New Roman"/>
        </w:rPr>
        <w:t>.</w:t>
      </w:r>
    </w:p>
    <w:p w14:paraId="432D27F2" w14:textId="77777777" w:rsidR="00E309D7" w:rsidRDefault="00E309D7" w:rsidP="00E309D7">
      <w:pPr>
        <w:spacing w:line="360" w:lineRule="auto"/>
        <w:rPr>
          <w:rFonts w:ascii="Times New Roman" w:hAnsi="Times New Roman" w:cs="Times New Roman"/>
          <w:i/>
          <w:iCs/>
        </w:rPr>
      </w:pPr>
      <w:r>
        <w:rPr>
          <w:rFonts w:ascii="Times New Roman" w:hAnsi="Times New Roman" w:cs="Times New Roman"/>
          <w:i/>
          <w:iCs/>
        </w:rPr>
        <w:t>Temporal Components:</w:t>
      </w:r>
    </w:p>
    <w:p w14:paraId="36623CEA" w14:textId="77777777" w:rsidR="00E309D7" w:rsidRDefault="00E309D7" w:rsidP="00E309D7">
      <w:pPr>
        <w:spacing w:line="360" w:lineRule="auto"/>
        <w:ind w:firstLineChars="200" w:firstLine="420"/>
        <w:rPr>
          <w:rFonts w:ascii="Times New Roman" w:hAnsi="Times New Roman" w:cs="Times New Roman"/>
        </w:rPr>
      </w:pPr>
      <w:r>
        <w:rPr>
          <w:rFonts w:ascii="Times New Roman" w:hAnsi="Times New Roman" w:cs="Times New Roman"/>
        </w:rPr>
        <w:t>a. For BOLD</w:t>
      </w:r>
      <w:r>
        <w:rPr>
          <w:rFonts w:ascii="Times New Roman" w:hAnsi="Times New Roman" w:cs="Times New Roman" w:hint="eastAsia"/>
        </w:rPr>
        <w:t xml:space="preserve"> signal</w:t>
      </w:r>
      <w:r>
        <w:rPr>
          <w:rFonts w:ascii="Times New Roman" w:hAnsi="Times New Roman" w:cs="Times New Roman"/>
        </w:rPr>
        <w:t xml:space="preserve">s formed tensor’s decomposition, calculate the </w:t>
      </w:r>
      <w:r>
        <w:rPr>
          <w:rFonts w:ascii="Times New Roman" w:hAnsi="Times New Roman" w:cs="Times New Roman" w:hint="eastAsia"/>
        </w:rPr>
        <w:t xml:space="preserve">correlation </w:t>
      </w:r>
      <w:r>
        <w:rPr>
          <w:rFonts w:ascii="Times New Roman" w:hAnsi="Times New Roman" w:cs="Times New Roman"/>
        </w:rPr>
        <w:t>significance of decomposed temporal components by correlating them with original SPM</w:t>
      </w:r>
      <w:r>
        <w:rPr>
          <w:rFonts w:ascii="Times New Roman" w:hAnsi="Times New Roman" w:cs="Times New Roman" w:hint="eastAsia"/>
        </w:rPr>
        <w:t xml:space="preserve"> </w:t>
      </w:r>
      <w:r>
        <w:rPr>
          <w:rFonts w:ascii="Times New Roman" w:eastAsia="ArialMT" w:hAnsi="Times New Roman" w:cs="Times New Roman"/>
          <w:szCs w:val="21"/>
        </w:rPr>
        <w:t>(Statistical Parametric Mapping, http://www.fil.ion.ucl.ac.uk/spm)</w:t>
      </w:r>
      <w:r>
        <w:rPr>
          <w:rFonts w:ascii="Times New Roman" w:hAnsi="Times New Roman" w:cs="Times New Roman"/>
        </w:rPr>
        <w:t xml:space="preserve"> derived BOLD signals.</w:t>
      </w:r>
      <w:r>
        <w:rPr>
          <w:rFonts w:ascii="Times New Roman" w:hAnsi="Times New Roman" w:cs="Times New Roman" w:hint="eastAsia"/>
        </w:rPr>
        <w:t xml:space="preserve"> </w:t>
      </w:r>
    </w:p>
    <w:p w14:paraId="71C7BA37" w14:textId="77777777" w:rsidR="00E309D7" w:rsidRDefault="00E309D7" w:rsidP="00E309D7">
      <w:pPr>
        <w:spacing w:line="360" w:lineRule="auto"/>
        <w:ind w:firstLineChars="200" w:firstLine="420"/>
        <w:rPr>
          <w:rFonts w:ascii="Times New Roman" w:hAnsi="Times New Roman" w:cs="Times New Roman"/>
        </w:rPr>
      </w:pPr>
      <w:r>
        <w:rPr>
          <w:rFonts w:ascii="Times New Roman" w:hAnsi="Times New Roman" w:cs="Times New Roman"/>
        </w:rPr>
        <w:t>b. For task-condition response formed tensor’s decomposition, using two sample T-test to find the difference of different stimuli.</w:t>
      </w:r>
    </w:p>
    <w:p w14:paraId="163FCEB0" w14:textId="77777777" w:rsidR="00E309D7" w:rsidRDefault="00E309D7" w:rsidP="00E309D7">
      <w:pPr>
        <w:spacing w:line="360" w:lineRule="auto"/>
        <w:rPr>
          <w:rFonts w:ascii="Times New Roman" w:hAnsi="Times New Roman" w:cs="Times New Roman"/>
          <w:i/>
          <w:iCs/>
        </w:rPr>
      </w:pPr>
      <w:r>
        <w:rPr>
          <w:rFonts w:ascii="Times New Roman" w:hAnsi="Times New Roman" w:cs="Times New Roman"/>
          <w:i/>
          <w:iCs/>
        </w:rPr>
        <w:t>Individual-Level Components:</w:t>
      </w:r>
    </w:p>
    <w:p w14:paraId="28E8EF69" w14:textId="77777777" w:rsidR="00E309D7" w:rsidRDefault="00E309D7" w:rsidP="00E309D7">
      <w:pPr>
        <w:spacing w:line="360" w:lineRule="auto"/>
        <w:ind w:firstLineChars="200" w:firstLine="420"/>
        <w:rPr>
          <w:rFonts w:ascii="Times New Roman" w:hAnsi="Times New Roman" w:cs="Times New Roman"/>
        </w:rPr>
      </w:pPr>
      <w:r>
        <w:rPr>
          <w:rFonts w:ascii="Times New Roman" w:hAnsi="Times New Roman" w:cs="Times New Roman"/>
        </w:rPr>
        <w:t>a. Conduct Canonical Correlation Analysis (CCA) collectively on decomposed individual-level components and behavioral features for both BOLD signals formed tensor and task-condition response formed tensor.</w:t>
      </w:r>
    </w:p>
    <w:p w14:paraId="0B354ED6" w14:textId="77777777" w:rsidR="00E309D7" w:rsidRDefault="00E309D7" w:rsidP="00E309D7">
      <w:pPr>
        <w:spacing w:line="360" w:lineRule="auto"/>
        <w:ind w:firstLineChars="200" w:firstLine="420"/>
        <w:rPr>
          <w:rFonts w:ascii="Times New Roman" w:hAnsi="Times New Roman" w:cs="Times New Roman"/>
          <w:color w:val="0D0D0D"/>
          <w:shd w:val="clear" w:color="auto" w:fill="FFFFFF"/>
        </w:rPr>
      </w:pPr>
      <w:r>
        <w:rPr>
          <w:rFonts w:ascii="Times New Roman" w:hAnsi="Times New Roman" w:cs="Times New Roman"/>
        </w:rPr>
        <w:t>b. Perform individual correlation analyses between obtained components and behavioral features for each participant for both BOLD signals formed tensor and task-condition response formed tensor.</w:t>
      </w:r>
      <w:r>
        <w:rPr>
          <w:rFonts w:ascii="Times New Roman" w:hAnsi="Times New Roman" w:cs="Times New Roman"/>
          <w:color w:val="0D0D0D"/>
          <w:shd w:val="clear" w:color="auto" w:fill="FFFFFF"/>
        </w:rPr>
        <w:t xml:space="preserve"> </w:t>
      </w:r>
    </w:p>
    <w:p w14:paraId="171E2A5B" w14:textId="77777777" w:rsidR="00E309D7" w:rsidRDefault="00E309D7" w:rsidP="00E309D7">
      <w:pPr>
        <w:spacing w:line="360" w:lineRule="auto"/>
        <w:ind w:firstLineChars="200" w:firstLine="420"/>
        <w:rPr>
          <w:rFonts w:ascii="Times New Roman" w:hAnsi="Times New Roman" w:cs="Times New Roman"/>
          <w:color w:val="0D0D0D"/>
          <w:shd w:val="clear" w:color="auto" w:fill="FFFFFF"/>
        </w:rPr>
      </w:pPr>
      <w:r>
        <w:rPr>
          <w:rFonts w:ascii="Times New Roman" w:hAnsi="Times New Roman" w:cs="Times New Roman"/>
          <w:color w:val="0D0D0D"/>
          <w:shd w:val="clear" w:color="auto" w:fill="FFFFFF"/>
        </w:rPr>
        <w:t xml:space="preserve">c. Additionally, we use decoded spatial and temporal features to reverse out-of-sample (apart from the 618 decoding cohort) individuals' BOLD signals to get the corresponding individual loading. Then we use these loading to perform CCA analysis and </w:t>
      </w:r>
      <w:r>
        <w:rPr>
          <w:rFonts w:ascii="Times New Roman" w:hAnsi="Times New Roman" w:cs="Times New Roman"/>
        </w:rPr>
        <w:t>individual correlation analysis with behavior.</w:t>
      </w:r>
    </w:p>
    <w:p w14:paraId="7B4BAAE3" w14:textId="77777777" w:rsidR="00304219" w:rsidRDefault="00304219" w:rsidP="00304219">
      <w:pPr>
        <w:spacing w:line="360" w:lineRule="auto"/>
        <w:rPr>
          <w:rFonts w:ascii="Times New Roman" w:hAnsi="Times New Roman" w:cs="Times New Roman"/>
          <w:b/>
          <w:bCs/>
          <w:i/>
          <w:iCs/>
          <w:color w:val="0D0D0D"/>
          <w:shd w:val="clear" w:color="auto" w:fill="FFFFFF"/>
        </w:rPr>
      </w:pPr>
      <w:r>
        <w:rPr>
          <w:rFonts w:ascii="Times New Roman" w:hAnsi="Times New Roman" w:cs="Times New Roman"/>
          <w:b/>
          <w:bCs/>
          <w:i/>
          <w:iCs/>
          <w:color w:val="0D0D0D"/>
          <w:shd w:val="clear" w:color="auto" w:fill="FFFFFF"/>
        </w:rPr>
        <w:t xml:space="preserve">6.2 Interrelation and </w:t>
      </w:r>
      <w:r w:rsidR="00BC0E74">
        <w:rPr>
          <w:rFonts w:ascii="Times New Roman" w:hAnsi="Times New Roman" w:cs="Times New Roman"/>
          <w:b/>
          <w:bCs/>
          <w:i/>
          <w:iCs/>
          <w:color w:val="0D0D0D"/>
          <w:shd w:val="clear" w:color="auto" w:fill="FFFFFF"/>
        </w:rPr>
        <w:t>d</w:t>
      </w:r>
      <w:r>
        <w:rPr>
          <w:rFonts w:ascii="Times New Roman" w:hAnsi="Times New Roman" w:cs="Times New Roman"/>
          <w:b/>
          <w:bCs/>
          <w:i/>
          <w:iCs/>
          <w:color w:val="0D0D0D"/>
          <w:shd w:val="clear" w:color="auto" w:fill="FFFFFF"/>
        </w:rPr>
        <w:t xml:space="preserve">iscrepancy between </w:t>
      </w:r>
      <w:r w:rsidR="00BC0E74">
        <w:rPr>
          <w:rFonts w:ascii="Times New Roman" w:hAnsi="Times New Roman" w:cs="Times New Roman"/>
          <w:b/>
          <w:bCs/>
          <w:i/>
          <w:iCs/>
          <w:color w:val="0D0D0D"/>
          <w:shd w:val="clear" w:color="auto" w:fill="FFFFFF"/>
        </w:rPr>
        <w:t>c</w:t>
      </w:r>
      <w:r>
        <w:rPr>
          <w:rFonts w:ascii="Times New Roman" w:hAnsi="Times New Roman" w:cs="Times New Roman"/>
          <w:b/>
          <w:bCs/>
          <w:i/>
          <w:iCs/>
          <w:color w:val="0D0D0D"/>
          <w:shd w:val="clear" w:color="auto" w:fill="FFFFFF"/>
        </w:rPr>
        <w:t>omponents from BOLD signal and condition response signal</w:t>
      </w:r>
    </w:p>
    <w:p w14:paraId="20E7D1C2" w14:textId="77777777" w:rsidR="00A01171" w:rsidRDefault="00A01171" w:rsidP="00A01171">
      <w:pPr>
        <w:spacing w:line="360" w:lineRule="auto"/>
        <w:ind w:firstLineChars="200" w:firstLine="420"/>
        <w:rPr>
          <w:rFonts w:ascii="Times New Roman" w:hAnsi="Times New Roman" w:cs="Times New Roman"/>
          <w:color w:val="0D0D0D"/>
          <w:shd w:val="clear" w:color="auto" w:fill="FFFFFF"/>
        </w:rPr>
      </w:pPr>
      <w:r>
        <w:rPr>
          <w:rFonts w:ascii="Times New Roman" w:hAnsi="Times New Roman" w:cs="Times New Roman"/>
          <w:color w:val="0D0D0D"/>
          <w:shd w:val="clear" w:color="auto" w:fill="FFFFFF"/>
        </w:rPr>
        <w:lastRenderedPageBreak/>
        <w:t>We conducted an assessment of the spatial and individual components between the tensor analysis results derived from the original BOLD signal and those from the analysis of specific stimulus responses. Due to incongruences in the temporal dimension, comparison was not feasible. Through this analysis, we aimed to uncover the relationships and distinctions between the components disentangled from different data formats within the same task paradigm. The assessment of the spatial dimension involved conducting similarity analyses on the disentangled brain activation maps, while the assessment of the individual dimension entailed similarity analyses on the disentangled individual components.</w:t>
      </w:r>
    </w:p>
    <w:p w14:paraId="7866CCB9" w14:textId="77777777" w:rsidR="00304219" w:rsidRDefault="00304219" w:rsidP="00304219">
      <w:pPr>
        <w:spacing w:line="360" w:lineRule="auto"/>
        <w:rPr>
          <w:rFonts w:ascii="Times New Roman" w:hAnsi="Times New Roman" w:cs="Times New Roman"/>
          <w:b/>
          <w:bCs/>
          <w:i/>
          <w:iCs/>
        </w:rPr>
      </w:pPr>
      <w:r>
        <w:rPr>
          <w:rFonts w:ascii="Times New Roman" w:hAnsi="Times New Roman" w:cs="Times New Roman"/>
          <w:b/>
          <w:bCs/>
          <w:i/>
          <w:iCs/>
        </w:rPr>
        <w:t>6.</w:t>
      </w:r>
      <w:r>
        <w:rPr>
          <w:rFonts w:ascii="Times New Roman" w:hAnsi="Times New Roman" w:cs="Times New Roman" w:hint="eastAsia"/>
          <w:b/>
          <w:bCs/>
          <w:i/>
          <w:iCs/>
        </w:rPr>
        <w:t>3</w:t>
      </w:r>
      <w:r>
        <w:rPr>
          <w:rFonts w:ascii="Times New Roman" w:hAnsi="Times New Roman" w:cs="Times New Roman"/>
          <w:b/>
          <w:bCs/>
          <w:i/>
          <w:iCs/>
        </w:rPr>
        <w:t xml:space="preserve"> </w:t>
      </w:r>
      <w:r>
        <w:rPr>
          <w:rFonts w:ascii="Times New Roman" w:hAnsi="Times New Roman" w:cs="Times New Roman" w:hint="eastAsia"/>
          <w:b/>
          <w:bCs/>
          <w:i/>
          <w:iCs/>
        </w:rPr>
        <w:t>P</w:t>
      </w:r>
      <w:r>
        <w:rPr>
          <w:rFonts w:ascii="Times New Roman" w:hAnsi="Times New Roman" w:cs="Times New Roman"/>
          <w:b/>
          <w:bCs/>
          <w:i/>
          <w:iCs/>
        </w:rPr>
        <w:t xml:space="preserve">rediction </w:t>
      </w:r>
      <w:r w:rsidR="00BC0E74">
        <w:rPr>
          <w:rFonts w:ascii="Times New Roman" w:hAnsi="Times New Roman" w:cs="Times New Roman"/>
          <w:b/>
          <w:bCs/>
          <w:i/>
          <w:iCs/>
        </w:rPr>
        <w:t>p</w:t>
      </w:r>
      <w:r>
        <w:rPr>
          <w:rFonts w:ascii="Times New Roman" w:hAnsi="Times New Roman" w:cs="Times New Roman"/>
          <w:b/>
          <w:bCs/>
          <w:i/>
          <w:iCs/>
        </w:rPr>
        <w:t>art</w:t>
      </w:r>
    </w:p>
    <w:p w14:paraId="1AC8DFD4" w14:textId="77777777" w:rsidR="00A01171" w:rsidRDefault="00A01171" w:rsidP="00A01171">
      <w:pPr>
        <w:spacing w:line="360" w:lineRule="auto"/>
        <w:ind w:firstLineChars="200" w:firstLine="420"/>
      </w:pPr>
      <w:r>
        <w:rPr>
          <w:rFonts w:ascii="Times New Roman" w:hAnsi="Times New Roman" w:cs="Times New Roman"/>
        </w:rPr>
        <w:t>To validate the method's reliability, two completion operations</w:t>
      </w:r>
      <w:r>
        <w:rPr>
          <w:rFonts w:ascii="Times New Roman" w:hAnsi="Times New Roman" w:cs="Times New Roman" w:hint="eastAsia"/>
        </w:rPr>
        <w:t xml:space="preserve"> with</w:t>
      </w:r>
      <w:r>
        <w:rPr>
          <w:rFonts w:ascii="Times New Roman" w:hAnsi="Times New Roman" w:cs="Times New Roman"/>
        </w:rPr>
        <w:t xml:space="preserve"> ground truth were performed: 1. Prediction of the three task-conditions (happy, angry, neutral) individually by masking follow-up 2 and follow-up 3. 2. Prediction of baseline's angry and neutral task-conditions using data from follow-up 2 and follow-up 3. Finally, without a </w:t>
      </w:r>
      <w:r>
        <w:rPr>
          <w:rFonts w:ascii="Times New Roman" w:hAnsi="Times New Roman" w:cs="Times New Roman" w:hint="eastAsia"/>
        </w:rPr>
        <w:t>ground truth</w:t>
      </w:r>
      <w:r>
        <w:rPr>
          <w:rFonts w:ascii="Times New Roman" w:hAnsi="Times New Roman" w:cs="Times New Roman"/>
        </w:rPr>
        <w:t xml:space="preserve"> for prediction: 3. Prediction of baseline's missing response to happy faces using information from all task-conditions in follow-up 2 and follow-up 3, along with existing data from baseline.</w:t>
      </w:r>
      <w:r>
        <w:rPr>
          <w:rFonts w:ascii="Times New Roman" w:hAnsi="Times New Roman" w:cs="Times New Roman" w:hint="eastAsia"/>
        </w:rPr>
        <w:t xml:space="preserve"> </w:t>
      </w:r>
      <w:r>
        <w:rPr>
          <w:rFonts w:ascii="Times New Roman" w:hAnsi="Times New Roman" w:cs="Times New Roman"/>
        </w:rPr>
        <w:t xml:space="preserve">We evaluate the predictive efficacy from both a </w:t>
      </w:r>
      <w:r>
        <w:rPr>
          <w:rFonts w:ascii="Times New Roman" w:hAnsi="Times New Roman" w:cs="Times New Roman" w:hint="eastAsia"/>
        </w:rPr>
        <w:t>group</w:t>
      </w:r>
      <w:r>
        <w:rPr>
          <w:rFonts w:ascii="Times New Roman" w:hAnsi="Times New Roman" w:cs="Times New Roman"/>
        </w:rPr>
        <w:t xml:space="preserve"> and an individual perspective:</w:t>
      </w:r>
    </w:p>
    <w:p w14:paraId="273F7CD8" w14:textId="77777777" w:rsidR="00A01171" w:rsidRDefault="00A01171" w:rsidP="00A01171">
      <w:pPr>
        <w:spacing w:line="360" w:lineRule="auto"/>
        <w:rPr>
          <w:rFonts w:ascii="Times New Roman" w:hAnsi="Times New Roman" w:cs="Times New Roman"/>
          <w:i/>
          <w:iCs/>
        </w:rPr>
      </w:pPr>
      <w:r>
        <w:rPr>
          <w:rFonts w:ascii="Times New Roman" w:hAnsi="Times New Roman" w:cs="Times New Roman"/>
          <w:i/>
          <w:iCs/>
        </w:rPr>
        <w:t>Group-Level Evaluation:</w:t>
      </w:r>
    </w:p>
    <w:p w14:paraId="49A5201E" w14:textId="77777777" w:rsidR="00A01171" w:rsidRDefault="00A01171" w:rsidP="00A01171">
      <w:pPr>
        <w:spacing w:line="360" w:lineRule="auto"/>
        <w:ind w:firstLineChars="200" w:firstLine="420"/>
        <w:rPr>
          <w:rFonts w:ascii="Times New Roman" w:hAnsi="Times New Roman" w:cs="Times New Roman"/>
        </w:rPr>
      </w:pPr>
      <w:r>
        <w:rPr>
          <w:rFonts w:ascii="Times New Roman" w:hAnsi="Times New Roman" w:cs="Times New Roman"/>
        </w:rPr>
        <w:t xml:space="preserve">Integration of predicted responses into the computation of group-level </w:t>
      </w:r>
      <w:r>
        <w:rPr>
          <w:rFonts w:ascii="Times New Roman" w:hAnsi="Times New Roman" w:cs="Times New Roman" w:hint="eastAsia"/>
        </w:rPr>
        <w:t>T</w:t>
      </w:r>
      <w:r>
        <w:rPr>
          <w:rFonts w:ascii="Times New Roman" w:hAnsi="Times New Roman" w:cs="Times New Roman"/>
        </w:rPr>
        <w:t xml:space="preserve">-maps allows for assessing the similarity between t-maps generated from predicted responses and established ground truth t-maps. Metrics include Pearson correlation, </w:t>
      </w:r>
      <w:r>
        <w:rPr>
          <w:rFonts w:ascii="Times New Roman" w:hAnsi="Times New Roman" w:cs="Times New Roman" w:hint="eastAsia"/>
        </w:rPr>
        <w:t>d</w:t>
      </w:r>
      <w:r>
        <w:rPr>
          <w:rFonts w:ascii="Times New Roman" w:hAnsi="Times New Roman" w:cs="Times New Roman"/>
        </w:rPr>
        <w:t>ice coefficient and intersection over union (</w:t>
      </w:r>
      <w:proofErr w:type="spellStart"/>
      <w:r>
        <w:rPr>
          <w:rFonts w:ascii="Times New Roman" w:hAnsi="Times New Roman" w:cs="Times New Roman"/>
        </w:rPr>
        <w:t>IoU</w:t>
      </w:r>
      <w:proofErr w:type="spellEnd"/>
      <w:r>
        <w:rPr>
          <w:rFonts w:ascii="Times New Roman" w:hAnsi="Times New Roman" w:cs="Times New Roman"/>
        </w:rPr>
        <w:t>) are utilized for this evaluation. Given the absence of baseline responses to happy faces, the validation specifically involves comparing t-maps derived from predicted responses with those from follow-up 2. This choice is substantiated by the observed high similarity in various contrasts across different time points.</w:t>
      </w:r>
    </w:p>
    <w:p w14:paraId="5ECDFAD5" w14:textId="77777777" w:rsidR="00A01171" w:rsidRDefault="00A01171" w:rsidP="00A01171">
      <w:pPr>
        <w:spacing w:line="360" w:lineRule="auto"/>
        <w:rPr>
          <w:rFonts w:ascii="Times New Roman" w:hAnsi="Times New Roman" w:cs="Times New Roman"/>
          <w:i/>
          <w:iCs/>
        </w:rPr>
      </w:pPr>
      <w:r>
        <w:rPr>
          <w:rFonts w:ascii="Times New Roman" w:hAnsi="Times New Roman" w:cs="Times New Roman"/>
          <w:i/>
          <w:iCs/>
        </w:rPr>
        <w:t>Individual-Level Evaluation:</w:t>
      </w:r>
    </w:p>
    <w:p w14:paraId="1F1CB8B7" w14:textId="77777777" w:rsidR="00A01171" w:rsidRDefault="00A01171" w:rsidP="00A01171">
      <w:pPr>
        <w:spacing w:line="360" w:lineRule="auto"/>
        <w:ind w:firstLineChars="200" w:firstLine="420"/>
        <w:rPr>
          <w:rFonts w:ascii="Times New Roman" w:hAnsi="Times New Roman" w:cs="Times New Roman"/>
        </w:rPr>
      </w:pPr>
      <w:r>
        <w:rPr>
          <w:rFonts w:ascii="Times New Roman" w:hAnsi="Times New Roman" w:cs="Times New Roman"/>
        </w:rPr>
        <w:t>The individual-level evaluation entails correlating predicted task-condition response beta-maps for various stimuli with their corresponding true task-condition response beta-maps, both at the whole-brain level and in key emotion-processing regions. The distribution of correlation coefficients is visualized, where a distribution closer to 1 indicates more accurate predictions.</w:t>
      </w:r>
      <w:r>
        <w:rPr>
          <w:rFonts w:ascii="Times New Roman" w:hAnsi="Times New Roman" w:cs="Times New Roman" w:hint="eastAsia"/>
        </w:rPr>
        <w:t xml:space="preserve"> </w:t>
      </w:r>
      <w:r>
        <w:rPr>
          <w:rFonts w:ascii="Times New Roman" w:hAnsi="Times New Roman" w:cs="Times New Roman"/>
        </w:rPr>
        <w:t xml:space="preserve">Additionally, the association between predicted task-condition response activations and behavioral features aligns </w:t>
      </w:r>
      <w:r>
        <w:rPr>
          <w:rFonts w:ascii="Times New Roman" w:hAnsi="Times New Roman" w:cs="Times New Roman"/>
        </w:rPr>
        <w:lastRenderedPageBreak/>
        <w:t>with previous findings, reinforcing the consistency between predicted and actual task-condition responses in influencing behavior.</w:t>
      </w:r>
    </w:p>
    <w:p w14:paraId="2BE6F735" w14:textId="77777777" w:rsidR="00304219" w:rsidRPr="00A01171" w:rsidRDefault="00304219" w:rsidP="00304219">
      <w:pPr>
        <w:spacing w:line="360" w:lineRule="auto"/>
        <w:rPr>
          <w:rFonts w:ascii="Times New Roman" w:hAnsi="Times New Roman" w:cs="Times New Roman"/>
          <w:szCs w:val="21"/>
        </w:rPr>
      </w:pPr>
    </w:p>
    <w:p w14:paraId="56A684F8" w14:textId="77777777" w:rsidR="00304219" w:rsidRDefault="00304219" w:rsidP="00304219">
      <w:pPr>
        <w:spacing w:line="360" w:lineRule="auto"/>
        <w:ind w:firstLineChars="200" w:firstLine="420"/>
        <w:rPr>
          <w:rFonts w:ascii="Times New Roman" w:hAnsi="Times New Roman" w:cs="Times New Roman"/>
          <w:szCs w:val="21"/>
        </w:rPr>
      </w:pPr>
      <w:r>
        <w:rPr>
          <w:rFonts w:ascii="Times New Roman" w:hAnsi="Times New Roman" w:cs="Times New Roman"/>
          <w:szCs w:val="21"/>
        </w:rPr>
        <w:br w:type="page"/>
      </w:r>
    </w:p>
    <w:p w14:paraId="4D47FA54" w14:textId="77777777" w:rsidR="00304219" w:rsidRDefault="00304219" w:rsidP="00304219">
      <w:pPr>
        <w:spacing w:line="360" w:lineRule="auto"/>
        <w:rPr>
          <w:rFonts w:ascii="Times New Roman" w:hAnsi="Times New Roman" w:cs="Times New Roman"/>
          <w:b/>
          <w:bCs/>
          <w:sz w:val="36"/>
          <w:szCs w:val="36"/>
        </w:rPr>
      </w:pPr>
      <w:r>
        <w:rPr>
          <w:rFonts w:ascii="Times New Roman" w:hAnsi="Times New Roman" w:cs="Times New Roman" w:hint="eastAsia"/>
          <w:b/>
          <w:bCs/>
          <w:sz w:val="36"/>
          <w:szCs w:val="36"/>
        </w:rPr>
        <w:lastRenderedPageBreak/>
        <w:t>Reference</w:t>
      </w:r>
    </w:p>
    <w:p w14:paraId="572DE423" w14:textId="0EDB2AD0" w:rsidR="002A7DE2" w:rsidRPr="002A7DE2" w:rsidRDefault="00304219" w:rsidP="002A7DE2">
      <w:pPr>
        <w:pStyle w:val="EndNoteBibliography"/>
        <w:ind w:left="720" w:hanging="720"/>
        <w:rPr>
          <w:noProof/>
        </w:rPr>
      </w:pPr>
      <w:r>
        <w:rPr>
          <w:rFonts w:ascii="Times New Roman" w:hAnsi="Times New Roman" w:cs="Times New Roman"/>
          <w:b/>
          <w:bCs/>
        </w:rPr>
        <w:fldChar w:fldCharType="begin"/>
      </w:r>
      <w:r>
        <w:rPr>
          <w:rFonts w:ascii="Times New Roman" w:hAnsi="Times New Roman" w:cs="Times New Roman"/>
          <w:b/>
          <w:bCs/>
        </w:rPr>
        <w:instrText xml:space="preserve"> ADDIN EN.REFLIST </w:instrText>
      </w:r>
      <w:r>
        <w:rPr>
          <w:rFonts w:ascii="Times New Roman" w:hAnsi="Times New Roman" w:cs="Times New Roman"/>
          <w:b/>
          <w:bCs/>
        </w:rPr>
        <w:fldChar w:fldCharType="separate"/>
      </w:r>
      <w:r w:rsidR="002A7DE2" w:rsidRPr="002A7DE2">
        <w:rPr>
          <w:noProof/>
        </w:rPr>
        <w:t xml:space="preserve">Attwell, D., &amp; Iadecola, C. (2002). The neural basis of functional brain imaging signals. </w:t>
      </w:r>
      <w:r w:rsidR="002A7DE2" w:rsidRPr="002A7DE2">
        <w:rPr>
          <w:i/>
          <w:noProof/>
        </w:rPr>
        <w:t>Trends in Neurosciences</w:t>
      </w:r>
      <w:r w:rsidR="002A7DE2" w:rsidRPr="002A7DE2">
        <w:rPr>
          <w:noProof/>
        </w:rPr>
        <w:t>,</w:t>
      </w:r>
      <w:r w:rsidR="002A7DE2" w:rsidRPr="002A7DE2">
        <w:rPr>
          <w:i/>
          <w:noProof/>
        </w:rPr>
        <w:t xml:space="preserve"> 25</w:t>
      </w:r>
      <w:r w:rsidR="002A7DE2" w:rsidRPr="002A7DE2">
        <w:rPr>
          <w:noProof/>
        </w:rPr>
        <w:t xml:space="preserve">(12), 621-625. </w:t>
      </w:r>
      <w:hyperlink r:id="rId11" w:history="1">
        <w:r w:rsidR="002A7DE2" w:rsidRPr="002A7DE2">
          <w:rPr>
            <w:rStyle w:val="a8"/>
            <w:noProof/>
          </w:rPr>
          <w:t>https://doi.org/https://doi.org/10.1016/S0166-2236(02)02264-6</w:t>
        </w:r>
      </w:hyperlink>
      <w:r w:rsidR="002A7DE2" w:rsidRPr="002A7DE2">
        <w:rPr>
          <w:noProof/>
        </w:rPr>
        <w:t xml:space="preserve"> </w:t>
      </w:r>
    </w:p>
    <w:p w14:paraId="4B6CE545" w14:textId="3DBE65FB" w:rsidR="002A7DE2" w:rsidRPr="002A7DE2" w:rsidRDefault="002A7DE2" w:rsidP="002A7DE2">
      <w:pPr>
        <w:pStyle w:val="EndNoteBibliography"/>
        <w:ind w:left="720" w:hanging="720"/>
        <w:rPr>
          <w:noProof/>
        </w:rPr>
      </w:pPr>
      <w:r w:rsidRPr="002A7DE2">
        <w:rPr>
          <w:noProof/>
        </w:rPr>
        <w:t xml:space="preserve">Beckmann, C. F., &amp; Smith, S. M. Probabilistic Independent Component Analysis for Functional Magnetic Resonance Imaging. </w:t>
      </w:r>
      <w:hyperlink r:id="rId12" w:history="1">
        <w:r w:rsidRPr="002A7DE2">
          <w:rPr>
            <w:rStyle w:val="a8"/>
            <w:noProof/>
          </w:rPr>
          <w:t>https://doi.org/10.1109/TMI.2003.822821</w:t>
        </w:r>
      </w:hyperlink>
      <w:r w:rsidRPr="002A7DE2">
        <w:rPr>
          <w:noProof/>
        </w:rPr>
        <w:t xml:space="preserve"> </w:t>
      </w:r>
    </w:p>
    <w:p w14:paraId="7E9E216E" w14:textId="51134E7A" w:rsidR="002A7DE2" w:rsidRPr="002A7DE2" w:rsidRDefault="002A7DE2" w:rsidP="002A7DE2">
      <w:pPr>
        <w:pStyle w:val="EndNoteBibliography"/>
        <w:ind w:left="720" w:hanging="720"/>
        <w:rPr>
          <w:noProof/>
        </w:rPr>
      </w:pPr>
      <w:r w:rsidRPr="002A7DE2">
        <w:rPr>
          <w:noProof/>
        </w:rPr>
        <w:t xml:space="preserve">Bishop, S. J., Jenkins, R., &amp; Lawrence, A. D. (2007). Neural processing of fearful faces: effects of anxiety are gated by perceptual capacity limitations. </w:t>
      </w:r>
      <w:r w:rsidRPr="002A7DE2">
        <w:rPr>
          <w:i/>
          <w:noProof/>
        </w:rPr>
        <w:t>Cerebral cortex</w:t>
      </w:r>
      <w:r w:rsidRPr="002A7DE2">
        <w:rPr>
          <w:noProof/>
        </w:rPr>
        <w:t>,</w:t>
      </w:r>
      <w:r w:rsidRPr="002A7DE2">
        <w:rPr>
          <w:i/>
          <w:noProof/>
        </w:rPr>
        <w:t xml:space="preserve"> 17</w:t>
      </w:r>
      <w:r w:rsidRPr="002A7DE2">
        <w:rPr>
          <w:noProof/>
        </w:rPr>
        <w:t xml:space="preserve">(7), 1595-1603. </w:t>
      </w:r>
      <w:hyperlink r:id="rId13" w:history="1">
        <w:r w:rsidRPr="002A7DE2">
          <w:rPr>
            <w:rStyle w:val="a8"/>
            <w:noProof/>
          </w:rPr>
          <w:t>https://doi.org/https://doi.org/10.1093/cercor/bhl070</w:t>
        </w:r>
      </w:hyperlink>
      <w:r w:rsidRPr="002A7DE2">
        <w:rPr>
          <w:noProof/>
        </w:rPr>
        <w:t xml:space="preserve"> </w:t>
      </w:r>
    </w:p>
    <w:p w14:paraId="1DC67ED6" w14:textId="389C4D82" w:rsidR="002A7DE2" w:rsidRPr="002A7DE2" w:rsidRDefault="002A7DE2" w:rsidP="002A7DE2">
      <w:pPr>
        <w:pStyle w:val="EndNoteBibliography"/>
        <w:ind w:left="720" w:hanging="720"/>
        <w:rPr>
          <w:noProof/>
        </w:rPr>
      </w:pPr>
      <w:r w:rsidRPr="002A7DE2">
        <w:rPr>
          <w:noProof/>
        </w:rPr>
        <w:t xml:space="preserve">Bullmore, E., &amp; Sporns, O. (2012). The economy of brain network organization. </w:t>
      </w:r>
      <w:r w:rsidRPr="002A7DE2">
        <w:rPr>
          <w:i/>
          <w:noProof/>
        </w:rPr>
        <w:t>Nature reviews neuroscience</w:t>
      </w:r>
      <w:r w:rsidRPr="002A7DE2">
        <w:rPr>
          <w:noProof/>
        </w:rPr>
        <w:t>,</w:t>
      </w:r>
      <w:r w:rsidRPr="002A7DE2">
        <w:rPr>
          <w:i/>
          <w:noProof/>
        </w:rPr>
        <w:t xml:space="preserve"> 13</w:t>
      </w:r>
      <w:r w:rsidRPr="002A7DE2">
        <w:rPr>
          <w:noProof/>
        </w:rPr>
        <w:t xml:space="preserve">(5), 336-349. </w:t>
      </w:r>
      <w:hyperlink r:id="rId14" w:history="1">
        <w:r w:rsidRPr="002A7DE2">
          <w:rPr>
            <w:rStyle w:val="a8"/>
            <w:noProof/>
          </w:rPr>
          <w:t>https://doi.org/https://doi.org/10.1038/nrn3214</w:t>
        </w:r>
      </w:hyperlink>
      <w:r w:rsidRPr="002A7DE2">
        <w:rPr>
          <w:noProof/>
        </w:rPr>
        <w:t xml:space="preserve"> </w:t>
      </w:r>
    </w:p>
    <w:p w14:paraId="057AE4B9" w14:textId="62F6E21E" w:rsidR="002A7DE2" w:rsidRPr="002A7DE2" w:rsidRDefault="002A7DE2" w:rsidP="002A7DE2">
      <w:pPr>
        <w:pStyle w:val="EndNoteBibliography"/>
        <w:ind w:left="720" w:hanging="720"/>
        <w:rPr>
          <w:noProof/>
        </w:rPr>
      </w:pPr>
      <w:r w:rsidRPr="002A7DE2">
        <w:rPr>
          <w:noProof/>
        </w:rPr>
        <w:t xml:space="preserve">Chen, C., Liu, Z., Zuo, J., Xi, C., Long, Y., Li, M. D., Ouyang, X., &amp; Yang, J. (2021). Decreased cortical folding of the fusiform gyrus and its hypoconnectivity with sensorimotor areas in major depressive disorder. </w:t>
      </w:r>
      <w:r w:rsidRPr="002A7DE2">
        <w:rPr>
          <w:i/>
          <w:noProof/>
        </w:rPr>
        <w:t>Journal of affective disorders</w:t>
      </w:r>
      <w:r w:rsidRPr="002A7DE2">
        <w:rPr>
          <w:noProof/>
        </w:rPr>
        <w:t>,</w:t>
      </w:r>
      <w:r w:rsidRPr="002A7DE2">
        <w:rPr>
          <w:i/>
          <w:noProof/>
        </w:rPr>
        <w:t xml:space="preserve"> 295</w:t>
      </w:r>
      <w:r w:rsidRPr="002A7DE2">
        <w:rPr>
          <w:noProof/>
        </w:rPr>
        <w:t xml:space="preserve">, 657-664. </w:t>
      </w:r>
      <w:hyperlink r:id="rId15" w:history="1">
        <w:r w:rsidRPr="002A7DE2">
          <w:rPr>
            <w:rStyle w:val="a8"/>
            <w:noProof/>
          </w:rPr>
          <w:t>https://doi.org/https://doi.org/10.1016/j.jad.2021.08.148</w:t>
        </w:r>
      </w:hyperlink>
      <w:r w:rsidRPr="002A7DE2">
        <w:rPr>
          <w:noProof/>
        </w:rPr>
        <w:t xml:space="preserve"> </w:t>
      </w:r>
    </w:p>
    <w:p w14:paraId="0C43E09A" w14:textId="394F2933" w:rsidR="002A7DE2" w:rsidRPr="002A7DE2" w:rsidRDefault="002A7DE2" w:rsidP="002A7DE2">
      <w:pPr>
        <w:pStyle w:val="EndNoteBibliography"/>
        <w:ind w:left="720" w:hanging="720"/>
        <w:rPr>
          <w:noProof/>
        </w:rPr>
      </w:pPr>
      <w:r w:rsidRPr="002A7DE2">
        <w:rPr>
          <w:noProof/>
        </w:rPr>
        <w:t xml:space="preserve">Cichocki, A., Mandic, D., De Lathauwer, L., Zhou, G., Zhao, Q., Caiafa, C., &amp; Phan, H. A. (2015). Tensor decompositions for signal processing applications: From two-way to multiway component analysis. </w:t>
      </w:r>
      <w:r w:rsidRPr="002A7DE2">
        <w:rPr>
          <w:i/>
          <w:noProof/>
        </w:rPr>
        <w:t>IEEE signal processing magazine</w:t>
      </w:r>
      <w:r w:rsidRPr="002A7DE2">
        <w:rPr>
          <w:noProof/>
        </w:rPr>
        <w:t>,</w:t>
      </w:r>
      <w:r w:rsidRPr="002A7DE2">
        <w:rPr>
          <w:i/>
          <w:noProof/>
        </w:rPr>
        <w:t xml:space="preserve"> 32</w:t>
      </w:r>
      <w:r w:rsidRPr="002A7DE2">
        <w:rPr>
          <w:noProof/>
        </w:rPr>
        <w:t xml:space="preserve">(2), 145-163. </w:t>
      </w:r>
      <w:hyperlink r:id="rId16" w:history="1">
        <w:r w:rsidRPr="002A7DE2">
          <w:rPr>
            <w:rStyle w:val="a8"/>
            <w:noProof/>
          </w:rPr>
          <w:t>https://doi.org/10.1109/MSP.2013.2297439</w:t>
        </w:r>
      </w:hyperlink>
      <w:r w:rsidRPr="002A7DE2">
        <w:rPr>
          <w:noProof/>
        </w:rPr>
        <w:t xml:space="preserve"> </w:t>
      </w:r>
    </w:p>
    <w:p w14:paraId="2FE66443" w14:textId="573AE8BD" w:rsidR="002A7DE2" w:rsidRPr="002A7DE2" w:rsidRDefault="002A7DE2" w:rsidP="002A7DE2">
      <w:pPr>
        <w:pStyle w:val="EndNoteBibliography"/>
        <w:ind w:left="720" w:hanging="720"/>
        <w:rPr>
          <w:noProof/>
        </w:rPr>
      </w:pPr>
      <w:r w:rsidRPr="002A7DE2">
        <w:rPr>
          <w:noProof/>
        </w:rPr>
        <w:t xml:space="preserve">Cohen, J. D., Daw, N., Engelhardt, B., Hasson, U., Li, K., Niv, Y., Norman, K. A., Pillow, J., Ramadge, P. J., &amp; Turk-Browne, N. B. (2017). Computational approaches to fMRI analysis. </w:t>
      </w:r>
      <w:r w:rsidRPr="002A7DE2">
        <w:rPr>
          <w:i/>
          <w:noProof/>
        </w:rPr>
        <w:t>Nature neuroscience</w:t>
      </w:r>
      <w:r w:rsidRPr="002A7DE2">
        <w:rPr>
          <w:noProof/>
        </w:rPr>
        <w:t>,</w:t>
      </w:r>
      <w:r w:rsidRPr="002A7DE2">
        <w:rPr>
          <w:i/>
          <w:noProof/>
        </w:rPr>
        <w:t xml:space="preserve"> 20</w:t>
      </w:r>
      <w:r w:rsidRPr="002A7DE2">
        <w:rPr>
          <w:noProof/>
        </w:rPr>
        <w:t xml:space="preserve">(3), 304-313. </w:t>
      </w:r>
      <w:hyperlink r:id="rId17" w:history="1">
        <w:r w:rsidRPr="002A7DE2">
          <w:rPr>
            <w:rStyle w:val="a8"/>
            <w:noProof/>
          </w:rPr>
          <w:t>https://doi.org/https://doi.org/10.1038/nn.4499</w:t>
        </w:r>
      </w:hyperlink>
      <w:r w:rsidRPr="002A7DE2">
        <w:rPr>
          <w:noProof/>
        </w:rPr>
        <w:t xml:space="preserve"> </w:t>
      </w:r>
    </w:p>
    <w:p w14:paraId="79A00FE7" w14:textId="02C9BA82" w:rsidR="002A7DE2" w:rsidRPr="002A7DE2" w:rsidRDefault="002A7DE2" w:rsidP="002A7DE2">
      <w:pPr>
        <w:pStyle w:val="EndNoteBibliography"/>
        <w:ind w:left="720" w:hanging="720"/>
        <w:rPr>
          <w:noProof/>
        </w:rPr>
      </w:pPr>
      <w:r w:rsidRPr="002A7DE2">
        <w:rPr>
          <w:noProof/>
        </w:rPr>
        <w:t xml:space="preserve">Cona, G., Wiener, M., Allegrini, F., &amp; Scarpazza, C. (2023). Gradient organization of space, time, and numbers in the brain: A meta-analysis of neuroimaging studies. </w:t>
      </w:r>
      <w:r w:rsidRPr="002A7DE2">
        <w:rPr>
          <w:i/>
          <w:noProof/>
        </w:rPr>
        <w:t>Neuropsychology review</w:t>
      </w:r>
      <w:r w:rsidRPr="002A7DE2">
        <w:rPr>
          <w:noProof/>
        </w:rPr>
        <w:t xml:space="preserve">, 1-17. </w:t>
      </w:r>
      <w:hyperlink r:id="rId18" w:history="1">
        <w:r w:rsidRPr="002A7DE2">
          <w:rPr>
            <w:rStyle w:val="a8"/>
            <w:noProof/>
          </w:rPr>
          <w:t>https://doi.org/https://doi.org/10.1007/s11065-023-09609-z</w:t>
        </w:r>
      </w:hyperlink>
      <w:r w:rsidRPr="002A7DE2">
        <w:rPr>
          <w:noProof/>
        </w:rPr>
        <w:t xml:space="preserve"> </w:t>
      </w:r>
    </w:p>
    <w:p w14:paraId="6C0A68A5" w14:textId="77777777" w:rsidR="002A7DE2" w:rsidRPr="002A7DE2" w:rsidRDefault="002A7DE2" w:rsidP="002A7DE2">
      <w:pPr>
        <w:pStyle w:val="EndNoteBibliography"/>
        <w:ind w:left="720" w:hanging="720"/>
        <w:rPr>
          <w:noProof/>
        </w:rPr>
      </w:pPr>
      <w:r w:rsidRPr="002A7DE2">
        <w:rPr>
          <w:noProof/>
        </w:rPr>
        <w:t xml:space="preserve">Davidson, I., Gilpin, S., Carmichael, O., &amp; Walker, P. (2013). Network discovery via constrained tensor analysis of fmri data. Proceedings of the 19th ACM SIGKDD international conference on Knowledge discovery and data mining, </w:t>
      </w:r>
    </w:p>
    <w:p w14:paraId="38B05592" w14:textId="4AC0B80A" w:rsidR="002A7DE2" w:rsidRPr="002A7DE2" w:rsidRDefault="002A7DE2" w:rsidP="002A7DE2">
      <w:pPr>
        <w:pStyle w:val="EndNoteBibliography"/>
        <w:ind w:left="720" w:hanging="720"/>
        <w:rPr>
          <w:noProof/>
        </w:rPr>
      </w:pPr>
      <w:r w:rsidRPr="002A7DE2">
        <w:rPr>
          <w:noProof/>
        </w:rPr>
        <w:t xml:space="preserve">DeNeve, K. M., &amp; Cooper, H. (1998). The happy personality: a meta-analysis of 137 personality traits and subjective well-being. </w:t>
      </w:r>
      <w:r w:rsidRPr="002A7DE2">
        <w:rPr>
          <w:i/>
          <w:noProof/>
        </w:rPr>
        <w:t>Psychological bulletin</w:t>
      </w:r>
      <w:r w:rsidRPr="002A7DE2">
        <w:rPr>
          <w:noProof/>
        </w:rPr>
        <w:t>,</w:t>
      </w:r>
      <w:r w:rsidRPr="002A7DE2">
        <w:rPr>
          <w:i/>
          <w:noProof/>
        </w:rPr>
        <w:t xml:space="preserve"> 124</w:t>
      </w:r>
      <w:r w:rsidRPr="002A7DE2">
        <w:rPr>
          <w:noProof/>
        </w:rPr>
        <w:t xml:space="preserve">(2), 197. </w:t>
      </w:r>
      <w:hyperlink r:id="rId19" w:history="1">
        <w:r w:rsidRPr="002A7DE2">
          <w:rPr>
            <w:rStyle w:val="a8"/>
            <w:noProof/>
          </w:rPr>
          <w:t>https://doi.org/https://doi.org/10.1037/0033-2909.124.2.197</w:t>
        </w:r>
      </w:hyperlink>
      <w:r w:rsidRPr="002A7DE2">
        <w:rPr>
          <w:noProof/>
        </w:rPr>
        <w:t xml:space="preserve"> </w:t>
      </w:r>
    </w:p>
    <w:p w14:paraId="7261CC67" w14:textId="0754C7EA" w:rsidR="002A7DE2" w:rsidRPr="002A7DE2" w:rsidRDefault="002A7DE2" w:rsidP="002A7DE2">
      <w:pPr>
        <w:pStyle w:val="EndNoteBibliography"/>
        <w:ind w:left="720" w:hanging="720"/>
        <w:rPr>
          <w:noProof/>
        </w:rPr>
      </w:pPr>
      <w:r w:rsidRPr="002A7DE2">
        <w:rPr>
          <w:noProof/>
        </w:rPr>
        <w:t xml:space="preserve">Diedenhofen, B., &amp; Musch, J. (2015). cocor: A comprehensive solution for the statistical comparison of correlations. </w:t>
      </w:r>
      <w:r w:rsidRPr="002A7DE2">
        <w:rPr>
          <w:i/>
          <w:noProof/>
        </w:rPr>
        <w:t>PloS one</w:t>
      </w:r>
      <w:r w:rsidRPr="002A7DE2">
        <w:rPr>
          <w:noProof/>
        </w:rPr>
        <w:t>,</w:t>
      </w:r>
      <w:r w:rsidRPr="002A7DE2">
        <w:rPr>
          <w:i/>
          <w:noProof/>
        </w:rPr>
        <w:t xml:space="preserve"> 10</w:t>
      </w:r>
      <w:r w:rsidRPr="002A7DE2">
        <w:rPr>
          <w:noProof/>
        </w:rPr>
        <w:t xml:space="preserve">(4), e0121945. </w:t>
      </w:r>
      <w:hyperlink r:id="rId20" w:history="1">
        <w:r w:rsidRPr="002A7DE2">
          <w:rPr>
            <w:rStyle w:val="a8"/>
            <w:noProof/>
          </w:rPr>
          <w:t>https://doi.org/https://doi.org/10.1371/journal.pone.0121945</w:t>
        </w:r>
      </w:hyperlink>
      <w:r w:rsidRPr="002A7DE2">
        <w:rPr>
          <w:noProof/>
        </w:rPr>
        <w:t xml:space="preserve"> </w:t>
      </w:r>
    </w:p>
    <w:p w14:paraId="24A2F508" w14:textId="318B9AAD" w:rsidR="002A7DE2" w:rsidRPr="002A7DE2" w:rsidRDefault="002A7DE2" w:rsidP="002A7DE2">
      <w:pPr>
        <w:pStyle w:val="EndNoteBibliography"/>
        <w:ind w:left="720" w:hanging="720"/>
        <w:rPr>
          <w:noProof/>
        </w:rPr>
      </w:pPr>
      <w:r w:rsidRPr="002A7DE2">
        <w:rPr>
          <w:noProof/>
        </w:rPr>
        <w:t xml:space="preserve">Friston, K. J., Holmes, A. P., Worsley, K. J., Poline, J. P., Frith, C. D., &amp; Frackowiak, R. S. (1994). Statistical parametric maps in functional imaging: a general linear approach. </w:t>
      </w:r>
      <w:r w:rsidRPr="002A7DE2">
        <w:rPr>
          <w:i/>
          <w:noProof/>
        </w:rPr>
        <w:t>Human Brain Mapping</w:t>
      </w:r>
      <w:r w:rsidRPr="002A7DE2">
        <w:rPr>
          <w:noProof/>
        </w:rPr>
        <w:t>,</w:t>
      </w:r>
      <w:r w:rsidRPr="002A7DE2">
        <w:rPr>
          <w:i/>
          <w:noProof/>
        </w:rPr>
        <w:t xml:space="preserve"> 2</w:t>
      </w:r>
      <w:r w:rsidRPr="002A7DE2">
        <w:rPr>
          <w:noProof/>
        </w:rPr>
        <w:t xml:space="preserve">(4), 189-210. </w:t>
      </w:r>
      <w:hyperlink r:id="rId21" w:history="1">
        <w:r w:rsidRPr="002A7DE2">
          <w:rPr>
            <w:rStyle w:val="a8"/>
            <w:noProof/>
          </w:rPr>
          <w:t>https://doi.org/https://doi.org/10.1002/hbm.460020402</w:t>
        </w:r>
      </w:hyperlink>
      <w:r w:rsidRPr="002A7DE2">
        <w:rPr>
          <w:noProof/>
        </w:rPr>
        <w:t xml:space="preserve"> </w:t>
      </w:r>
    </w:p>
    <w:p w14:paraId="5A00906C" w14:textId="0EF13EB6" w:rsidR="002A7DE2" w:rsidRPr="002A7DE2" w:rsidRDefault="002A7DE2" w:rsidP="002A7DE2">
      <w:pPr>
        <w:pStyle w:val="EndNoteBibliography"/>
        <w:ind w:left="720" w:hanging="720"/>
        <w:rPr>
          <w:noProof/>
        </w:rPr>
      </w:pPr>
      <w:r w:rsidRPr="002A7DE2">
        <w:rPr>
          <w:noProof/>
        </w:rPr>
        <w:t xml:space="preserve">Fusar-Poli, P., Placentino, A., Carletti, F., Landi, P., Allen, P., Surguladze, S., Benedetti, F., Abbamonte, M., Gasparotti, R., &amp; Barale, F. (2009). Functional atlas of emotional faces processing: a voxel-based meta-analysis of 105 functional magnetic resonance imaging studies. </w:t>
      </w:r>
      <w:r w:rsidRPr="002A7DE2">
        <w:rPr>
          <w:i/>
          <w:noProof/>
        </w:rPr>
        <w:t>Journal of psychiatry and neuroscience</w:t>
      </w:r>
      <w:r w:rsidRPr="002A7DE2">
        <w:rPr>
          <w:noProof/>
        </w:rPr>
        <w:t>,</w:t>
      </w:r>
      <w:r w:rsidRPr="002A7DE2">
        <w:rPr>
          <w:i/>
          <w:noProof/>
        </w:rPr>
        <w:t xml:space="preserve"> 34</w:t>
      </w:r>
      <w:r w:rsidRPr="002A7DE2">
        <w:rPr>
          <w:noProof/>
        </w:rPr>
        <w:t xml:space="preserve">(6), 418-432. </w:t>
      </w:r>
      <w:hyperlink r:id="rId22" w:history="1">
        <w:r w:rsidRPr="002A7DE2">
          <w:rPr>
            <w:rStyle w:val="a8"/>
            <w:noProof/>
          </w:rPr>
          <w:t>https://doi.org/PMC2783433</w:t>
        </w:r>
      </w:hyperlink>
      <w:r w:rsidRPr="002A7DE2">
        <w:rPr>
          <w:noProof/>
        </w:rPr>
        <w:t xml:space="preserve"> </w:t>
      </w:r>
    </w:p>
    <w:p w14:paraId="7A0CCAB8" w14:textId="1B389DCD" w:rsidR="002A7DE2" w:rsidRPr="002A7DE2" w:rsidRDefault="002A7DE2" w:rsidP="002A7DE2">
      <w:pPr>
        <w:pStyle w:val="EndNoteBibliography"/>
        <w:ind w:left="720" w:hanging="720"/>
        <w:rPr>
          <w:noProof/>
        </w:rPr>
      </w:pPr>
      <w:r w:rsidRPr="002A7DE2">
        <w:rPr>
          <w:noProof/>
        </w:rPr>
        <w:t xml:space="preserve">Giedd, J. N., Raznahan, A., Alexander-Bloch, A., Schmitt, E., Gogtay, N., &amp; Rapoport, J. L. (2015). Child psychiatry branch of the National Institute of Mental Health longitudinal structural </w:t>
      </w:r>
      <w:r w:rsidRPr="002A7DE2">
        <w:rPr>
          <w:noProof/>
        </w:rPr>
        <w:lastRenderedPageBreak/>
        <w:t xml:space="preserve">magnetic resonance imaging study of human brain development. </w:t>
      </w:r>
      <w:r w:rsidRPr="002A7DE2">
        <w:rPr>
          <w:i/>
          <w:noProof/>
        </w:rPr>
        <w:t>Neuropsychopharmacology</w:t>
      </w:r>
      <w:r w:rsidRPr="002A7DE2">
        <w:rPr>
          <w:noProof/>
        </w:rPr>
        <w:t>,</w:t>
      </w:r>
      <w:r w:rsidRPr="002A7DE2">
        <w:rPr>
          <w:i/>
          <w:noProof/>
        </w:rPr>
        <w:t xml:space="preserve"> 40</w:t>
      </w:r>
      <w:r w:rsidRPr="002A7DE2">
        <w:rPr>
          <w:noProof/>
        </w:rPr>
        <w:t xml:space="preserve">(1), 43-49. </w:t>
      </w:r>
      <w:hyperlink r:id="rId23" w:history="1">
        <w:r w:rsidRPr="002A7DE2">
          <w:rPr>
            <w:rStyle w:val="a8"/>
            <w:noProof/>
          </w:rPr>
          <w:t>https://doi.org/https://doi.org/10.1038/npp.2014.236</w:t>
        </w:r>
      </w:hyperlink>
      <w:r w:rsidRPr="002A7DE2">
        <w:rPr>
          <w:noProof/>
        </w:rPr>
        <w:t xml:space="preserve"> </w:t>
      </w:r>
    </w:p>
    <w:p w14:paraId="032B64BA" w14:textId="6F06F977" w:rsidR="002A7DE2" w:rsidRPr="002A7DE2" w:rsidRDefault="002A7DE2" w:rsidP="002A7DE2">
      <w:pPr>
        <w:pStyle w:val="EndNoteBibliography"/>
        <w:ind w:left="720" w:hanging="720"/>
        <w:rPr>
          <w:noProof/>
        </w:rPr>
      </w:pPr>
      <w:r w:rsidRPr="002A7DE2">
        <w:rPr>
          <w:noProof/>
        </w:rPr>
        <w:t xml:space="preserve">Grosbras, M.-H., &amp; Paus, T. (2006). Brain networks involved in viewing angry hands or faces. </w:t>
      </w:r>
      <w:r w:rsidRPr="002A7DE2">
        <w:rPr>
          <w:i/>
          <w:noProof/>
        </w:rPr>
        <w:t>Cerebral cortex</w:t>
      </w:r>
      <w:r w:rsidRPr="002A7DE2">
        <w:rPr>
          <w:noProof/>
        </w:rPr>
        <w:t>,</w:t>
      </w:r>
      <w:r w:rsidRPr="002A7DE2">
        <w:rPr>
          <w:i/>
          <w:noProof/>
        </w:rPr>
        <w:t xml:space="preserve"> 16</w:t>
      </w:r>
      <w:r w:rsidRPr="002A7DE2">
        <w:rPr>
          <w:noProof/>
        </w:rPr>
        <w:t xml:space="preserve">(8), 1087-1096. </w:t>
      </w:r>
      <w:hyperlink r:id="rId24" w:history="1">
        <w:r w:rsidRPr="002A7DE2">
          <w:rPr>
            <w:rStyle w:val="a8"/>
            <w:noProof/>
          </w:rPr>
          <w:t>https://doi.org/10.1093/CERCOR/BHJ050</w:t>
        </w:r>
      </w:hyperlink>
      <w:r w:rsidRPr="002A7DE2">
        <w:rPr>
          <w:noProof/>
        </w:rPr>
        <w:t xml:space="preserve"> </w:t>
      </w:r>
    </w:p>
    <w:p w14:paraId="02892717" w14:textId="68A16994" w:rsidR="002A7DE2" w:rsidRPr="002A7DE2" w:rsidRDefault="002A7DE2" w:rsidP="002A7DE2">
      <w:pPr>
        <w:pStyle w:val="EndNoteBibliography"/>
        <w:ind w:left="720" w:hanging="720"/>
        <w:rPr>
          <w:noProof/>
        </w:rPr>
      </w:pPr>
      <w:r w:rsidRPr="002A7DE2">
        <w:rPr>
          <w:noProof/>
        </w:rPr>
        <w:t xml:space="preserve">Herweg, N. A., &amp; Kahana, M. J. (2018). Spatial representations in the human brain. </w:t>
      </w:r>
      <w:r w:rsidRPr="002A7DE2">
        <w:rPr>
          <w:i/>
          <w:noProof/>
        </w:rPr>
        <w:t>Frontiers in human neuroscience</w:t>
      </w:r>
      <w:r w:rsidRPr="002A7DE2">
        <w:rPr>
          <w:noProof/>
        </w:rPr>
        <w:t>,</w:t>
      </w:r>
      <w:r w:rsidRPr="002A7DE2">
        <w:rPr>
          <w:i/>
          <w:noProof/>
        </w:rPr>
        <w:t xml:space="preserve"> 12</w:t>
      </w:r>
      <w:r w:rsidRPr="002A7DE2">
        <w:rPr>
          <w:noProof/>
        </w:rPr>
        <w:t xml:space="preserve">, 297. </w:t>
      </w:r>
      <w:hyperlink r:id="rId25" w:history="1">
        <w:r w:rsidRPr="002A7DE2">
          <w:rPr>
            <w:rStyle w:val="a8"/>
            <w:noProof/>
          </w:rPr>
          <w:t>https://doi.org/https://doi.org/10.3389/fnhum.2018.00297</w:t>
        </w:r>
      </w:hyperlink>
      <w:r w:rsidRPr="002A7DE2">
        <w:rPr>
          <w:noProof/>
        </w:rPr>
        <w:t xml:space="preserve"> </w:t>
      </w:r>
    </w:p>
    <w:p w14:paraId="2290A438" w14:textId="77777777" w:rsidR="002A7DE2" w:rsidRPr="002A7DE2" w:rsidRDefault="002A7DE2" w:rsidP="002A7DE2">
      <w:pPr>
        <w:pStyle w:val="EndNoteBibliography"/>
        <w:ind w:left="720" w:hanging="720"/>
        <w:rPr>
          <w:noProof/>
        </w:rPr>
      </w:pPr>
      <w:r w:rsidRPr="002A7DE2">
        <w:rPr>
          <w:noProof/>
        </w:rPr>
        <w:t xml:space="preserve">Hou, M., &amp; Chaib-Draa, B. (2015). Hierarchical tucker tensor regression: Application to brain imaging data analysis. 2015 IEEE international conference on image processing (ICIP), </w:t>
      </w:r>
    </w:p>
    <w:p w14:paraId="7229F56A" w14:textId="21850DED" w:rsidR="002A7DE2" w:rsidRPr="002A7DE2" w:rsidRDefault="002A7DE2" w:rsidP="002A7DE2">
      <w:pPr>
        <w:pStyle w:val="EndNoteBibliography"/>
        <w:ind w:left="720" w:hanging="720"/>
        <w:rPr>
          <w:noProof/>
        </w:rPr>
      </w:pPr>
      <w:r w:rsidRPr="002A7DE2">
        <w:rPr>
          <w:noProof/>
        </w:rPr>
        <w:t xml:space="preserve">Kang, K., Seidlitz, J., Bethlehem, R. A., Xiong, J., Jones, M. T., Mehta, K., Keller, A. S., Tao, R., Randolph, A., &amp; Larsen, B. (2024). Study design features increase replicability in brain-wide association studies. </w:t>
      </w:r>
      <w:r w:rsidRPr="002A7DE2">
        <w:rPr>
          <w:i/>
          <w:noProof/>
        </w:rPr>
        <w:t>Nature</w:t>
      </w:r>
      <w:r w:rsidRPr="002A7DE2">
        <w:rPr>
          <w:noProof/>
        </w:rPr>
        <w:t xml:space="preserve">, 1-9. </w:t>
      </w:r>
      <w:hyperlink r:id="rId26" w:history="1">
        <w:r w:rsidRPr="002A7DE2">
          <w:rPr>
            <w:rStyle w:val="a8"/>
            <w:noProof/>
          </w:rPr>
          <w:t>https://doi.org/https://doi.org/10.1038/s41586-024-08260-9</w:t>
        </w:r>
      </w:hyperlink>
      <w:r w:rsidRPr="002A7DE2">
        <w:rPr>
          <w:noProof/>
        </w:rPr>
        <w:t xml:space="preserve"> </w:t>
      </w:r>
    </w:p>
    <w:p w14:paraId="0A392102" w14:textId="78E0550D" w:rsidR="002A7DE2" w:rsidRPr="002A7DE2" w:rsidRDefault="002A7DE2" w:rsidP="002A7DE2">
      <w:pPr>
        <w:pStyle w:val="EndNoteBibliography"/>
        <w:ind w:left="720" w:hanging="720"/>
        <w:rPr>
          <w:noProof/>
        </w:rPr>
      </w:pPr>
      <w:r w:rsidRPr="002A7DE2">
        <w:rPr>
          <w:noProof/>
        </w:rPr>
        <w:t xml:space="preserve">Karahan, E., Rojas-Lopez, P. A., Bringas-Vega, M. L., Valdés-Hernández, P. A., &amp; Valdes-Sosa, P. A. (2015). Tensor analysis and fusion of multimodal brain images. </w:t>
      </w:r>
      <w:r w:rsidRPr="002A7DE2">
        <w:rPr>
          <w:i/>
          <w:noProof/>
        </w:rPr>
        <w:t>Proceedings of the IEEE</w:t>
      </w:r>
      <w:r w:rsidRPr="002A7DE2">
        <w:rPr>
          <w:noProof/>
        </w:rPr>
        <w:t>,</w:t>
      </w:r>
      <w:r w:rsidRPr="002A7DE2">
        <w:rPr>
          <w:i/>
          <w:noProof/>
        </w:rPr>
        <w:t xml:space="preserve"> 103</w:t>
      </w:r>
      <w:r w:rsidRPr="002A7DE2">
        <w:rPr>
          <w:noProof/>
        </w:rPr>
        <w:t xml:space="preserve">(9), 1531-1559. </w:t>
      </w:r>
      <w:hyperlink r:id="rId27" w:history="1">
        <w:r w:rsidRPr="002A7DE2">
          <w:rPr>
            <w:rStyle w:val="a8"/>
            <w:noProof/>
          </w:rPr>
          <w:t>https://doi.org/10.1109/JPROC.2015.2455028</w:t>
        </w:r>
      </w:hyperlink>
      <w:r w:rsidRPr="002A7DE2">
        <w:rPr>
          <w:noProof/>
        </w:rPr>
        <w:t xml:space="preserve"> </w:t>
      </w:r>
    </w:p>
    <w:p w14:paraId="62AF86D4" w14:textId="4A4E4AEB" w:rsidR="002A7DE2" w:rsidRPr="002A7DE2" w:rsidRDefault="002A7DE2" w:rsidP="002A7DE2">
      <w:pPr>
        <w:pStyle w:val="EndNoteBibliography"/>
        <w:ind w:left="720" w:hanging="720"/>
        <w:rPr>
          <w:noProof/>
        </w:rPr>
      </w:pPr>
      <w:r w:rsidRPr="002A7DE2">
        <w:rPr>
          <w:noProof/>
        </w:rPr>
        <w:t xml:space="preserve">Kober, H., Barrett, L. F., Joseph, J., Bliss-Moreau, E., Lindquist, K., &amp; Wager, T. D. (2008). Functional grouping and cortical–subcortical interactions in emotion: a meta-analysis of neuroimaging studies. </w:t>
      </w:r>
      <w:r w:rsidRPr="002A7DE2">
        <w:rPr>
          <w:i/>
          <w:noProof/>
        </w:rPr>
        <w:t>Neuroimage</w:t>
      </w:r>
      <w:r w:rsidRPr="002A7DE2">
        <w:rPr>
          <w:noProof/>
        </w:rPr>
        <w:t>,</w:t>
      </w:r>
      <w:r w:rsidRPr="002A7DE2">
        <w:rPr>
          <w:i/>
          <w:noProof/>
        </w:rPr>
        <w:t xml:space="preserve"> 42</w:t>
      </w:r>
      <w:r w:rsidRPr="002A7DE2">
        <w:rPr>
          <w:noProof/>
        </w:rPr>
        <w:t xml:space="preserve">(2), 998-1031. </w:t>
      </w:r>
      <w:hyperlink r:id="rId28" w:history="1">
        <w:r w:rsidRPr="002A7DE2">
          <w:rPr>
            <w:rStyle w:val="a8"/>
            <w:noProof/>
          </w:rPr>
          <w:t>https://doi.org/10.1016/j.neuroimage.2008.03.059</w:t>
        </w:r>
      </w:hyperlink>
      <w:r w:rsidRPr="002A7DE2">
        <w:rPr>
          <w:noProof/>
        </w:rPr>
        <w:t xml:space="preserve"> </w:t>
      </w:r>
    </w:p>
    <w:p w14:paraId="27E284B8" w14:textId="1D28C827" w:rsidR="002A7DE2" w:rsidRPr="002A7DE2" w:rsidRDefault="002A7DE2" w:rsidP="002A7DE2">
      <w:pPr>
        <w:pStyle w:val="EndNoteBibliography"/>
        <w:ind w:left="720" w:hanging="720"/>
        <w:rPr>
          <w:noProof/>
        </w:rPr>
      </w:pPr>
      <w:r w:rsidRPr="002A7DE2">
        <w:rPr>
          <w:noProof/>
        </w:rPr>
        <w:t xml:space="preserve">Kolda, T. G., &amp; Bader, B. W. (2009). Tensor decompositions and applications. </w:t>
      </w:r>
      <w:r w:rsidRPr="002A7DE2">
        <w:rPr>
          <w:i/>
          <w:noProof/>
        </w:rPr>
        <w:t>SIAM review</w:t>
      </w:r>
      <w:r w:rsidRPr="002A7DE2">
        <w:rPr>
          <w:noProof/>
        </w:rPr>
        <w:t>,</w:t>
      </w:r>
      <w:r w:rsidRPr="002A7DE2">
        <w:rPr>
          <w:i/>
          <w:noProof/>
        </w:rPr>
        <w:t xml:space="preserve"> 51</w:t>
      </w:r>
      <w:r w:rsidRPr="002A7DE2">
        <w:rPr>
          <w:noProof/>
        </w:rPr>
        <w:t xml:space="preserve">(3), 455-500. </w:t>
      </w:r>
      <w:hyperlink r:id="rId29" w:history="1">
        <w:r w:rsidRPr="002A7DE2">
          <w:rPr>
            <w:rStyle w:val="a8"/>
            <w:noProof/>
          </w:rPr>
          <w:t>https://doi.org/10.1137/07070111X</w:t>
        </w:r>
      </w:hyperlink>
      <w:r w:rsidRPr="002A7DE2">
        <w:rPr>
          <w:noProof/>
        </w:rPr>
        <w:t xml:space="preserve"> </w:t>
      </w:r>
    </w:p>
    <w:p w14:paraId="3DB2196F" w14:textId="63978E93" w:rsidR="002A7DE2" w:rsidRPr="002A7DE2" w:rsidRDefault="002A7DE2" w:rsidP="002A7DE2">
      <w:pPr>
        <w:pStyle w:val="EndNoteBibliography"/>
        <w:ind w:left="720" w:hanging="720"/>
        <w:rPr>
          <w:noProof/>
        </w:rPr>
      </w:pPr>
      <w:r w:rsidRPr="002A7DE2">
        <w:rPr>
          <w:noProof/>
        </w:rPr>
        <w:t xml:space="preserve">Lee, M. H., Smyser, C. D., &amp; Shimony, J. S. (2013). Resting-state fMRI: a review of methods and clinical applications. </w:t>
      </w:r>
      <w:r w:rsidRPr="002A7DE2">
        <w:rPr>
          <w:i/>
          <w:noProof/>
        </w:rPr>
        <w:t>American Journal of neuroradiology</w:t>
      </w:r>
      <w:r w:rsidRPr="002A7DE2">
        <w:rPr>
          <w:noProof/>
        </w:rPr>
        <w:t>,</w:t>
      </w:r>
      <w:r w:rsidRPr="002A7DE2">
        <w:rPr>
          <w:i/>
          <w:noProof/>
        </w:rPr>
        <w:t xml:space="preserve"> 34</w:t>
      </w:r>
      <w:r w:rsidRPr="002A7DE2">
        <w:rPr>
          <w:noProof/>
        </w:rPr>
        <w:t xml:space="preserve">(10), 1866-1872. </w:t>
      </w:r>
      <w:hyperlink r:id="rId30" w:history="1">
        <w:r w:rsidRPr="002A7DE2">
          <w:rPr>
            <w:rStyle w:val="a8"/>
            <w:noProof/>
          </w:rPr>
          <w:t>https://doi.org/10.3174/ajnr.A3263</w:t>
        </w:r>
      </w:hyperlink>
      <w:r w:rsidRPr="002A7DE2">
        <w:rPr>
          <w:noProof/>
        </w:rPr>
        <w:t xml:space="preserve"> </w:t>
      </w:r>
    </w:p>
    <w:p w14:paraId="29B99C1A" w14:textId="666EEDC1" w:rsidR="002A7DE2" w:rsidRPr="002A7DE2" w:rsidRDefault="002A7DE2" w:rsidP="002A7DE2">
      <w:pPr>
        <w:pStyle w:val="EndNoteBibliography"/>
        <w:ind w:left="720" w:hanging="720"/>
        <w:rPr>
          <w:noProof/>
        </w:rPr>
      </w:pPr>
      <w:r w:rsidRPr="002A7DE2">
        <w:rPr>
          <w:noProof/>
        </w:rPr>
        <w:t xml:space="preserve">Li, J., Wisnowski, J. L., Joshi, A. A., &amp; Leahy, R. M. (2021). Robust brain network identification from multi-subject asynchronous fMRI data. </w:t>
      </w:r>
      <w:r w:rsidRPr="002A7DE2">
        <w:rPr>
          <w:i/>
          <w:noProof/>
        </w:rPr>
        <w:t>Neuroimage</w:t>
      </w:r>
      <w:r w:rsidRPr="002A7DE2">
        <w:rPr>
          <w:noProof/>
        </w:rPr>
        <w:t>,</w:t>
      </w:r>
      <w:r w:rsidRPr="002A7DE2">
        <w:rPr>
          <w:i/>
          <w:noProof/>
        </w:rPr>
        <w:t xml:space="preserve"> 227</w:t>
      </w:r>
      <w:r w:rsidRPr="002A7DE2">
        <w:rPr>
          <w:noProof/>
        </w:rPr>
        <w:t xml:space="preserve">, 117615. </w:t>
      </w:r>
      <w:hyperlink r:id="rId31" w:history="1">
        <w:r w:rsidRPr="002A7DE2">
          <w:rPr>
            <w:rStyle w:val="a8"/>
            <w:noProof/>
          </w:rPr>
          <w:t>https://doi.org/https://doi.org/10.1016/j.neuroimage.2020.117615</w:t>
        </w:r>
      </w:hyperlink>
      <w:r w:rsidRPr="002A7DE2">
        <w:rPr>
          <w:noProof/>
        </w:rPr>
        <w:t xml:space="preserve"> </w:t>
      </w:r>
    </w:p>
    <w:p w14:paraId="17BE0EC6" w14:textId="7340B800" w:rsidR="002A7DE2" w:rsidRPr="002A7DE2" w:rsidRDefault="002A7DE2" w:rsidP="002A7DE2">
      <w:pPr>
        <w:pStyle w:val="EndNoteBibliography"/>
        <w:ind w:left="720" w:hanging="720"/>
        <w:rPr>
          <w:noProof/>
        </w:rPr>
      </w:pPr>
      <w:r w:rsidRPr="002A7DE2">
        <w:rPr>
          <w:noProof/>
        </w:rPr>
        <w:t xml:space="preserve">Lindquist, K. A., Wager, T. D., Kober, H., Bliss-Moreau, E., &amp; Barrett, L. F. (2012). The brain basis of emotion: a meta-analytic review. </w:t>
      </w:r>
      <w:r w:rsidRPr="002A7DE2">
        <w:rPr>
          <w:i/>
          <w:noProof/>
        </w:rPr>
        <w:t>Behavioral and brain sciences</w:t>
      </w:r>
      <w:r w:rsidRPr="002A7DE2">
        <w:rPr>
          <w:noProof/>
        </w:rPr>
        <w:t>,</w:t>
      </w:r>
      <w:r w:rsidRPr="002A7DE2">
        <w:rPr>
          <w:i/>
          <w:noProof/>
        </w:rPr>
        <w:t xml:space="preserve"> 35</w:t>
      </w:r>
      <w:r w:rsidRPr="002A7DE2">
        <w:rPr>
          <w:noProof/>
        </w:rPr>
        <w:t xml:space="preserve">(3), 121-143. </w:t>
      </w:r>
      <w:hyperlink r:id="rId32" w:history="1">
        <w:r w:rsidRPr="002A7DE2">
          <w:rPr>
            <w:rStyle w:val="a8"/>
            <w:noProof/>
          </w:rPr>
          <w:t>https://doi.org/10.1017/s0140525x11000446</w:t>
        </w:r>
      </w:hyperlink>
      <w:r w:rsidRPr="002A7DE2">
        <w:rPr>
          <w:noProof/>
        </w:rPr>
        <w:t xml:space="preserve"> </w:t>
      </w:r>
    </w:p>
    <w:p w14:paraId="6006495E" w14:textId="5CA7D245" w:rsidR="002A7DE2" w:rsidRPr="002A7DE2" w:rsidRDefault="002A7DE2" w:rsidP="002A7DE2">
      <w:pPr>
        <w:pStyle w:val="EndNoteBibliography"/>
        <w:ind w:left="720" w:hanging="720"/>
        <w:rPr>
          <w:noProof/>
        </w:rPr>
      </w:pPr>
      <w:r w:rsidRPr="002A7DE2">
        <w:rPr>
          <w:noProof/>
        </w:rPr>
        <w:t xml:space="preserve">Liu, T. T. (2016). Noise contributions to the fMRI signal: An overview. </w:t>
      </w:r>
      <w:r w:rsidRPr="002A7DE2">
        <w:rPr>
          <w:i/>
          <w:noProof/>
        </w:rPr>
        <w:t>Neuroimage</w:t>
      </w:r>
      <w:r w:rsidRPr="002A7DE2">
        <w:rPr>
          <w:noProof/>
        </w:rPr>
        <w:t>,</w:t>
      </w:r>
      <w:r w:rsidRPr="002A7DE2">
        <w:rPr>
          <w:i/>
          <w:noProof/>
        </w:rPr>
        <w:t xml:space="preserve"> 143</w:t>
      </w:r>
      <w:r w:rsidRPr="002A7DE2">
        <w:rPr>
          <w:noProof/>
        </w:rPr>
        <w:t xml:space="preserve">, 141-151. </w:t>
      </w:r>
      <w:hyperlink r:id="rId33" w:history="1">
        <w:r w:rsidRPr="002A7DE2">
          <w:rPr>
            <w:rStyle w:val="a8"/>
            <w:noProof/>
          </w:rPr>
          <w:t>https://doi.org/https://doi.org/10.1016/j.neuroimage.2016.09.008</w:t>
        </w:r>
      </w:hyperlink>
      <w:r w:rsidRPr="002A7DE2">
        <w:rPr>
          <w:noProof/>
        </w:rPr>
        <w:t xml:space="preserve"> </w:t>
      </w:r>
    </w:p>
    <w:p w14:paraId="715280C7" w14:textId="653606D6" w:rsidR="002A7DE2" w:rsidRPr="002A7DE2" w:rsidRDefault="002A7DE2" w:rsidP="002A7DE2">
      <w:pPr>
        <w:pStyle w:val="EndNoteBibliography"/>
        <w:ind w:left="720" w:hanging="720"/>
        <w:rPr>
          <w:noProof/>
        </w:rPr>
      </w:pPr>
      <w:r w:rsidRPr="002A7DE2">
        <w:rPr>
          <w:noProof/>
        </w:rPr>
        <w:t xml:space="preserve">Liu, X., Zhou, X., Zeng, Y., Li, J., Zhao, W., Xu, L., Zheng, X., Fu, M., Yao, S., &amp; Cannistraci, C. V. (2022). Medial prefrontal and occipito-temporal activity at encoding determines enhanced recognition of threatening faces after 1.5 years. </w:t>
      </w:r>
      <w:r w:rsidRPr="002A7DE2">
        <w:rPr>
          <w:i/>
          <w:noProof/>
        </w:rPr>
        <w:t>Brain Structure and Function</w:t>
      </w:r>
      <w:r w:rsidRPr="002A7DE2">
        <w:rPr>
          <w:noProof/>
        </w:rPr>
        <w:t>,</w:t>
      </w:r>
      <w:r w:rsidRPr="002A7DE2">
        <w:rPr>
          <w:i/>
          <w:noProof/>
        </w:rPr>
        <w:t xml:space="preserve"> 227</w:t>
      </w:r>
      <w:r w:rsidRPr="002A7DE2">
        <w:rPr>
          <w:noProof/>
        </w:rPr>
        <w:t xml:space="preserve">(5), 1655-1672. </w:t>
      </w:r>
      <w:hyperlink r:id="rId34" w:history="1">
        <w:r w:rsidRPr="002A7DE2">
          <w:rPr>
            <w:rStyle w:val="a8"/>
            <w:noProof/>
          </w:rPr>
          <w:t>https://doi.org/https://doi.org/10.1007/s00429-022-02462-5</w:t>
        </w:r>
      </w:hyperlink>
      <w:r w:rsidRPr="002A7DE2">
        <w:rPr>
          <w:noProof/>
        </w:rPr>
        <w:t xml:space="preserve"> </w:t>
      </w:r>
    </w:p>
    <w:p w14:paraId="72622AFD" w14:textId="40E7429D" w:rsidR="002A7DE2" w:rsidRPr="002A7DE2" w:rsidRDefault="002A7DE2" w:rsidP="002A7DE2">
      <w:pPr>
        <w:pStyle w:val="EndNoteBibliography"/>
        <w:ind w:left="720" w:hanging="720"/>
        <w:rPr>
          <w:noProof/>
        </w:rPr>
      </w:pPr>
      <w:r w:rsidRPr="002A7DE2">
        <w:rPr>
          <w:noProof/>
        </w:rPr>
        <w:t xml:space="preserve">Logothetis, N. K. (2008). What we can do and what we cannot do with fMRI. </w:t>
      </w:r>
      <w:r w:rsidRPr="002A7DE2">
        <w:rPr>
          <w:i/>
          <w:noProof/>
        </w:rPr>
        <w:t>Nature</w:t>
      </w:r>
      <w:r w:rsidRPr="002A7DE2">
        <w:rPr>
          <w:noProof/>
        </w:rPr>
        <w:t>,</w:t>
      </w:r>
      <w:r w:rsidRPr="002A7DE2">
        <w:rPr>
          <w:i/>
          <w:noProof/>
        </w:rPr>
        <w:t xml:space="preserve"> 453</w:t>
      </w:r>
      <w:r w:rsidRPr="002A7DE2">
        <w:rPr>
          <w:noProof/>
        </w:rPr>
        <w:t xml:space="preserve">(7197), 869-878. </w:t>
      </w:r>
      <w:hyperlink r:id="rId35" w:history="1">
        <w:r w:rsidRPr="002A7DE2">
          <w:rPr>
            <w:rStyle w:val="a8"/>
            <w:noProof/>
          </w:rPr>
          <w:t>https://doi.org/https://doi.org/10.1038/nature06976</w:t>
        </w:r>
      </w:hyperlink>
      <w:r w:rsidRPr="002A7DE2">
        <w:rPr>
          <w:noProof/>
        </w:rPr>
        <w:t xml:space="preserve"> </w:t>
      </w:r>
    </w:p>
    <w:p w14:paraId="7202A720" w14:textId="65BA78C1" w:rsidR="002A7DE2" w:rsidRPr="002A7DE2" w:rsidRDefault="002A7DE2" w:rsidP="002A7DE2">
      <w:pPr>
        <w:pStyle w:val="EndNoteBibliography"/>
        <w:ind w:left="720" w:hanging="720"/>
        <w:rPr>
          <w:noProof/>
        </w:rPr>
      </w:pPr>
      <w:r w:rsidRPr="002A7DE2">
        <w:rPr>
          <w:noProof/>
        </w:rPr>
        <w:t xml:space="preserve">Luppi, A. I., Rosas, F. E., Mediano, P. A., Demertzi, A., Menon, D. K., &amp; Stamatakis, E. A. (2024). Unravelling consciousness and brain function through the lens of time, space, and information. </w:t>
      </w:r>
      <w:r w:rsidRPr="002A7DE2">
        <w:rPr>
          <w:i/>
          <w:noProof/>
        </w:rPr>
        <w:t>Trends in Neurosciences</w:t>
      </w:r>
      <w:r w:rsidRPr="002A7DE2">
        <w:rPr>
          <w:noProof/>
        </w:rPr>
        <w:t xml:space="preserve">. </w:t>
      </w:r>
      <w:hyperlink r:id="rId36" w:history="1">
        <w:r w:rsidRPr="002A7DE2">
          <w:rPr>
            <w:rStyle w:val="a8"/>
            <w:noProof/>
          </w:rPr>
          <w:t>https://doi.org/https://doi.org/10.1016/j.tins.2024.05.007</w:t>
        </w:r>
      </w:hyperlink>
      <w:r w:rsidRPr="002A7DE2">
        <w:rPr>
          <w:noProof/>
        </w:rPr>
        <w:t xml:space="preserve"> </w:t>
      </w:r>
    </w:p>
    <w:p w14:paraId="2650BE56" w14:textId="77777777" w:rsidR="002A7DE2" w:rsidRPr="002A7DE2" w:rsidRDefault="002A7DE2" w:rsidP="002A7DE2">
      <w:pPr>
        <w:pStyle w:val="EndNoteBibliography"/>
        <w:ind w:left="720" w:hanging="720"/>
        <w:rPr>
          <w:noProof/>
        </w:rPr>
      </w:pPr>
      <w:r w:rsidRPr="002A7DE2">
        <w:rPr>
          <w:noProof/>
        </w:rPr>
        <w:t xml:space="preserve">Ma, G., He, L., Lu, C.-T., Yu, P. S., Shen, L., &amp; Ragin, A. B. (2016). Spatio-temporal tensor analysis </w:t>
      </w:r>
      <w:r w:rsidRPr="002A7DE2">
        <w:rPr>
          <w:noProof/>
        </w:rPr>
        <w:lastRenderedPageBreak/>
        <w:t xml:space="preserve">for whole-brain fMRI classification. Proceedings of the 2016 siam international conference on data mining, </w:t>
      </w:r>
    </w:p>
    <w:p w14:paraId="2F8B1691" w14:textId="718C7F5B" w:rsidR="002A7DE2" w:rsidRPr="002A7DE2" w:rsidRDefault="002A7DE2" w:rsidP="002A7DE2">
      <w:pPr>
        <w:pStyle w:val="EndNoteBibliography"/>
        <w:ind w:left="720" w:hanging="720"/>
        <w:rPr>
          <w:noProof/>
        </w:rPr>
      </w:pPr>
      <w:r w:rsidRPr="002A7DE2">
        <w:rPr>
          <w:noProof/>
        </w:rPr>
        <w:t xml:space="preserve">Markello, R. D., Hansen, J. Y., Liu, Z.-Q., Bazinet, V., Shafiei, G., Suárez, L. E., Blostein, N., Seidlitz, J., Baillet, S., &amp; Satterthwaite, T. D. (2022). Neuromaps: structural and functional interpretation of brain maps. </w:t>
      </w:r>
      <w:r w:rsidRPr="002A7DE2">
        <w:rPr>
          <w:i/>
          <w:noProof/>
        </w:rPr>
        <w:t>Nature Methods</w:t>
      </w:r>
      <w:r w:rsidRPr="002A7DE2">
        <w:rPr>
          <w:noProof/>
        </w:rPr>
        <w:t>,</w:t>
      </w:r>
      <w:r w:rsidRPr="002A7DE2">
        <w:rPr>
          <w:i/>
          <w:noProof/>
        </w:rPr>
        <w:t xml:space="preserve"> 19</w:t>
      </w:r>
      <w:r w:rsidRPr="002A7DE2">
        <w:rPr>
          <w:noProof/>
        </w:rPr>
        <w:t xml:space="preserve">(11), 1472-1479. </w:t>
      </w:r>
      <w:hyperlink r:id="rId37" w:history="1">
        <w:r w:rsidRPr="002A7DE2">
          <w:rPr>
            <w:rStyle w:val="a8"/>
            <w:noProof/>
          </w:rPr>
          <w:t>https://doi.org/https://doi.org/10.1038/s41592-022-01625-w</w:t>
        </w:r>
      </w:hyperlink>
    </w:p>
    <w:p w14:paraId="058AEA18" w14:textId="77777777" w:rsidR="002A7DE2" w:rsidRPr="002A7DE2" w:rsidRDefault="002A7DE2" w:rsidP="002A7DE2">
      <w:pPr>
        <w:pStyle w:val="EndNoteBibliography"/>
        <w:rPr>
          <w:noProof/>
        </w:rPr>
      </w:pPr>
    </w:p>
    <w:p w14:paraId="5C2C8E0A" w14:textId="77777777" w:rsidR="002A7DE2" w:rsidRPr="002A7DE2" w:rsidRDefault="002A7DE2" w:rsidP="002A7DE2">
      <w:pPr>
        <w:pStyle w:val="EndNoteBibliography"/>
        <w:ind w:left="720" w:hanging="720"/>
        <w:rPr>
          <w:noProof/>
        </w:rPr>
      </w:pPr>
      <w:r w:rsidRPr="002A7DE2">
        <w:rPr>
          <w:noProof/>
        </w:rPr>
        <w:t xml:space="preserve"> </w:t>
      </w:r>
    </w:p>
    <w:p w14:paraId="0B980F6B" w14:textId="5933970A" w:rsidR="002A7DE2" w:rsidRPr="002A7DE2" w:rsidRDefault="002A7DE2" w:rsidP="002A7DE2">
      <w:pPr>
        <w:pStyle w:val="EndNoteBibliography"/>
        <w:ind w:left="720" w:hanging="720"/>
        <w:rPr>
          <w:noProof/>
        </w:rPr>
      </w:pPr>
      <w:r w:rsidRPr="002A7DE2">
        <w:rPr>
          <w:noProof/>
        </w:rPr>
        <w:t xml:space="preserve">Marsh, A. A., Finger, E. C., Mitchell, D. G., Reid, M. E., Sims, C., Kosson, D. S., Towbin, K. E., Leibenluft, E., Pine, D. S., &amp; Blair, R. (2008). Reduced amygdala response to fearful expressions in children and adolescents with callous-unemotional traits and disruptive behavior disorders. </w:t>
      </w:r>
      <w:r w:rsidRPr="002A7DE2">
        <w:rPr>
          <w:i/>
          <w:noProof/>
        </w:rPr>
        <w:t>American Journal of Psychiatry</w:t>
      </w:r>
      <w:r w:rsidRPr="002A7DE2">
        <w:rPr>
          <w:noProof/>
        </w:rPr>
        <w:t>,</w:t>
      </w:r>
      <w:r w:rsidRPr="002A7DE2">
        <w:rPr>
          <w:i/>
          <w:noProof/>
        </w:rPr>
        <w:t xml:space="preserve"> 165</w:t>
      </w:r>
      <w:r w:rsidRPr="002A7DE2">
        <w:rPr>
          <w:noProof/>
        </w:rPr>
        <w:t xml:space="preserve">(6), 712-720. </w:t>
      </w:r>
      <w:hyperlink r:id="rId38" w:history="1">
        <w:r w:rsidRPr="002A7DE2">
          <w:rPr>
            <w:rStyle w:val="a8"/>
            <w:noProof/>
          </w:rPr>
          <w:t>https://doi.org/https://doi.org/10.1176/appi.ajp.2007.07071145</w:t>
        </w:r>
      </w:hyperlink>
      <w:r w:rsidRPr="002A7DE2">
        <w:rPr>
          <w:noProof/>
        </w:rPr>
        <w:t xml:space="preserve"> </w:t>
      </w:r>
    </w:p>
    <w:p w14:paraId="33DB4F5C" w14:textId="77777777" w:rsidR="002A7DE2" w:rsidRPr="002A7DE2" w:rsidRDefault="002A7DE2" w:rsidP="002A7DE2">
      <w:pPr>
        <w:pStyle w:val="EndNoteBibliography"/>
        <w:ind w:left="720" w:hanging="720"/>
        <w:rPr>
          <w:noProof/>
        </w:rPr>
      </w:pPr>
      <w:r w:rsidRPr="002A7DE2">
        <w:rPr>
          <w:noProof/>
        </w:rPr>
        <w:t xml:space="preserve">Matta, T. H., Flournoy, J. C., &amp; Byrne, M. L. (2018). Making an unknown unknown a known unknown: Missing data in longitudinal neuroimaging studies. </w:t>
      </w:r>
      <w:r w:rsidRPr="002A7DE2">
        <w:rPr>
          <w:i/>
          <w:noProof/>
        </w:rPr>
        <w:t>Developmental cognitive neuroscience</w:t>
      </w:r>
      <w:r w:rsidRPr="002A7DE2">
        <w:rPr>
          <w:noProof/>
        </w:rPr>
        <w:t>,</w:t>
      </w:r>
      <w:r w:rsidRPr="002A7DE2">
        <w:rPr>
          <w:i/>
          <w:noProof/>
        </w:rPr>
        <w:t xml:space="preserve"> 33</w:t>
      </w:r>
      <w:r w:rsidRPr="002A7DE2">
        <w:rPr>
          <w:noProof/>
        </w:rPr>
        <w:t xml:space="preserve">, 83-98. </w:t>
      </w:r>
    </w:p>
    <w:p w14:paraId="390FCC7A" w14:textId="5ADFEC82" w:rsidR="002A7DE2" w:rsidRPr="002A7DE2" w:rsidRDefault="002A7DE2" w:rsidP="002A7DE2">
      <w:pPr>
        <w:pStyle w:val="EndNoteBibliography"/>
        <w:ind w:left="720" w:hanging="720"/>
        <w:rPr>
          <w:noProof/>
        </w:rPr>
      </w:pPr>
      <w:r w:rsidRPr="002A7DE2">
        <w:rPr>
          <w:noProof/>
        </w:rPr>
        <w:t xml:space="preserve">Phan, K. L., Wager, T., Taylor, S. F., &amp; Liberzon, I. (2002). Functional neuroanatomy of emotion: a meta-analysis of emotion activation studies in PET and fMRI. </w:t>
      </w:r>
      <w:r w:rsidRPr="002A7DE2">
        <w:rPr>
          <w:i/>
          <w:noProof/>
        </w:rPr>
        <w:t>Neuroimage</w:t>
      </w:r>
      <w:r w:rsidRPr="002A7DE2">
        <w:rPr>
          <w:noProof/>
        </w:rPr>
        <w:t>,</w:t>
      </w:r>
      <w:r w:rsidRPr="002A7DE2">
        <w:rPr>
          <w:i/>
          <w:noProof/>
        </w:rPr>
        <w:t xml:space="preserve"> 16</w:t>
      </w:r>
      <w:r w:rsidRPr="002A7DE2">
        <w:rPr>
          <w:noProof/>
        </w:rPr>
        <w:t xml:space="preserve">(2), 331-348. </w:t>
      </w:r>
      <w:hyperlink r:id="rId39" w:history="1">
        <w:r w:rsidRPr="002A7DE2">
          <w:rPr>
            <w:rStyle w:val="a8"/>
            <w:noProof/>
          </w:rPr>
          <w:t>https://doi.org/https://doi.org/10.1006/nimg.2002.1087</w:t>
        </w:r>
      </w:hyperlink>
      <w:r w:rsidRPr="002A7DE2">
        <w:rPr>
          <w:noProof/>
        </w:rPr>
        <w:t xml:space="preserve"> </w:t>
      </w:r>
    </w:p>
    <w:p w14:paraId="0633FAE7" w14:textId="52E0F382" w:rsidR="002A7DE2" w:rsidRPr="002A7DE2" w:rsidRDefault="002A7DE2" w:rsidP="002A7DE2">
      <w:pPr>
        <w:pStyle w:val="EndNoteBibliography"/>
        <w:ind w:left="720" w:hanging="720"/>
        <w:rPr>
          <w:noProof/>
        </w:rPr>
      </w:pPr>
      <w:r w:rsidRPr="002A7DE2">
        <w:rPr>
          <w:noProof/>
        </w:rPr>
        <w:t xml:space="preserve">Poldrack, R. A., &amp; Farah, M. J. (2015). Progress and challenges in probing the human brain. </w:t>
      </w:r>
      <w:r w:rsidRPr="002A7DE2">
        <w:rPr>
          <w:i/>
          <w:noProof/>
        </w:rPr>
        <w:t>Nature</w:t>
      </w:r>
      <w:r w:rsidRPr="002A7DE2">
        <w:rPr>
          <w:noProof/>
        </w:rPr>
        <w:t>,</w:t>
      </w:r>
      <w:r w:rsidRPr="002A7DE2">
        <w:rPr>
          <w:i/>
          <w:noProof/>
        </w:rPr>
        <w:t xml:space="preserve"> 526</w:t>
      </w:r>
      <w:r w:rsidRPr="002A7DE2">
        <w:rPr>
          <w:noProof/>
        </w:rPr>
        <w:t xml:space="preserve">(7573), 371-379. </w:t>
      </w:r>
      <w:hyperlink r:id="rId40" w:history="1">
        <w:r w:rsidRPr="002A7DE2">
          <w:rPr>
            <w:rStyle w:val="a8"/>
            <w:noProof/>
          </w:rPr>
          <w:t>https://doi.org/https://doi.org/10.1038/nature15692</w:t>
        </w:r>
      </w:hyperlink>
      <w:r w:rsidRPr="002A7DE2">
        <w:rPr>
          <w:noProof/>
        </w:rPr>
        <w:t xml:space="preserve"> </w:t>
      </w:r>
    </w:p>
    <w:p w14:paraId="1AC7E959" w14:textId="44EF0B42" w:rsidR="002A7DE2" w:rsidRPr="002A7DE2" w:rsidRDefault="002A7DE2" w:rsidP="002A7DE2">
      <w:pPr>
        <w:pStyle w:val="EndNoteBibliography"/>
        <w:ind w:left="720" w:hanging="720"/>
        <w:rPr>
          <w:noProof/>
        </w:rPr>
      </w:pPr>
      <w:r w:rsidRPr="002A7DE2">
        <w:rPr>
          <w:noProof/>
        </w:rPr>
        <w:t xml:space="preserve">Prabhakaran, V., Narayanan, K., Zhao, Z., &amp; Gabrieli, J. (2000). Integration of diverse information in working memory within the frontal lobe. </w:t>
      </w:r>
      <w:r w:rsidRPr="002A7DE2">
        <w:rPr>
          <w:i/>
          <w:noProof/>
        </w:rPr>
        <w:t>Nature neuroscience</w:t>
      </w:r>
      <w:r w:rsidRPr="002A7DE2">
        <w:rPr>
          <w:noProof/>
        </w:rPr>
        <w:t>,</w:t>
      </w:r>
      <w:r w:rsidRPr="002A7DE2">
        <w:rPr>
          <w:i/>
          <w:noProof/>
        </w:rPr>
        <w:t xml:space="preserve"> 3</w:t>
      </w:r>
      <w:r w:rsidRPr="002A7DE2">
        <w:rPr>
          <w:noProof/>
        </w:rPr>
        <w:t xml:space="preserve">(1), 85-90. </w:t>
      </w:r>
      <w:hyperlink r:id="rId41" w:history="1">
        <w:r w:rsidRPr="002A7DE2">
          <w:rPr>
            <w:rStyle w:val="a8"/>
            <w:noProof/>
          </w:rPr>
          <w:t>https://doi.org/https://doi.org/10.1038/71156</w:t>
        </w:r>
      </w:hyperlink>
      <w:r w:rsidRPr="002A7DE2">
        <w:rPr>
          <w:noProof/>
        </w:rPr>
        <w:t xml:space="preserve"> </w:t>
      </w:r>
    </w:p>
    <w:p w14:paraId="48537174" w14:textId="5E734192" w:rsidR="002A7DE2" w:rsidRPr="002A7DE2" w:rsidRDefault="002A7DE2" w:rsidP="002A7DE2">
      <w:pPr>
        <w:pStyle w:val="EndNoteBibliography"/>
        <w:ind w:left="720" w:hanging="720"/>
        <w:rPr>
          <w:noProof/>
        </w:rPr>
      </w:pPr>
      <w:r w:rsidRPr="002A7DE2">
        <w:rPr>
          <w:noProof/>
        </w:rPr>
        <w:t xml:space="preserve">Roads, B. D., &amp; Love, B. C. (2024). The Dimensions of dimensionality. </w:t>
      </w:r>
      <w:r w:rsidRPr="002A7DE2">
        <w:rPr>
          <w:i/>
          <w:noProof/>
        </w:rPr>
        <w:t>Trends in cognitive sciences</w:t>
      </w:r>
      <w:r w:rsidRPr="002A7DE2">
        <w:rPr>
          <w:noProof/>
        </w:rPr>
        <w:t>,</w:t>
      </w:r>
      <w:r w:rsidRPr="002A7DE2">
        <w:rPr>
          <w:i/>
          <w:noProof/>
        </w:rPr>
        <w:t xml:space="preserve"> 28</w:t>
      </w:r>
      <w:r w:rsidRPr="002A7DE2">
        <w:rPr>
          <w:noProof/>
        </w:rPr>
        <w:t xml:space="preserve">(12), 1118-1131. </w:t>
      </w:r>
      <w:hyperlink r:id="rId42" w:history="1">
        <w:r w:rsidRPr="002A7DE2">
          <w:rPr>
            <w:rStyle w:val="a8"/>
            <w:noProof/>
          </w:rPr>
          <w:t>https://doi.org/https://doi.org/10.1016/j.tics.2024.07.005</w:t>
        </w:r>
      </w:hyperlink>
      <w:r w:rsidRPr="002A7DE2">
        <w:rPr>
          <w:noProof/>
        </w:rPr>
        <w:t xml:space="preserve"> </w:t>
      </w:r>
    </w:p>
    <w:p w14:paraId="1853333E" w14:textId="12C115DD" w:rsidR="002A7DE2" w:rsidRPr="002A7DE2" w:rsidRDefault="002A7DE2" w:rsidP="002A7DE2">
      <w:pPr>
        <w:pStyle w:val="EndNoteBibliography"/>
        <w:ind w:left="720" w:hanging="720"/>
        <w:rPr>
          <w:noProof/>
        </w:rPr>
      </w:pPr>
      <w:r w:rsidRPr="002A7DE2">
        <w:rPr>
          <w:noProof/>
        </w:rPr>
        <w:t xml:space="preserve">Schumann, G., Loth, E., Banaschewski, T., Barbot, A., Barker, G., Büchel, C., Conrod, P. J., Dalley, J., Flor, H., &amp; Gallinat, J. (2010). The IMAGEN study: reinforcement-related behaviour in normal brain function and psychopathology. </w:t>
      </w:r>
      <w:r w:rsidRPr="002A7DE2">
        <w:rPr>
          <w:i/>
          <w:noProof/>
        </w:rPr>
        <w:t>Molecular psychiatry</w:t>
      </w:r>
      <w:r w:rsidRPr="002A7DE2">
        <w:rPr>
          <w:noProof/>
        </w:rPr>
        <w:t>,</w:t>
      </w:r>
      <w:r w:rsidRPr="002A7DE2">
        <w:rPr>
          <w:i/>
          <w:noProof/>
        </w:rPr>
        <w:t xml:space="preserve"> 15</w:t>
      </w:r>
      <w:r w:rsidRPr="002A7DE2">
        <w:rPr>
          <w:noProof/>
        </w:rPr>
        <w:t xml:space="preserve">(12), 1128-1139. </w:t>
      </w:r>
      <w:hyperlink r:id="rId43" w:history="1">
        <w:r w:rsidRPr="002A7DE2">
          <w:rPr>
            <w:rStyle w:val="a8"/>
            <w:noProof/>
          </w:rPr>
          <w:t>https://doi.org/https://doi.org/10.1038/mp.2010.4</w:t>
        </w:r>
      </w:hyperlink>
      <w:r w:rsidRPr="002A7DE2">
        <w:rPr>
          <w:noProof/>
        </w:rPr>
        <w:t xml:space="preserve"> </w:t>
      </w:r>
    </w:p>
    <w:p w14:paraId="742DE606" w14:textId="70006416" w:rsidR="002A7DE2" w:rsidRPr="002A7DE2" w:rsidRDefault="002A7DE2" w:rsidP="002A7DE2">
      <w:pPr>
        <w:pStyle w:val="EndNoteBibliography"/>
        <w:ind w:left="720" w:hanging="720"/>
        <w:rPr>
          <w:noProof/>
        </w:rPr>
      </w:pPr>
      <w:r w:rsidRPr="002A7DE2">
        <w:rPr>
          <w:noProof/>
        </w:rPr>
        <w:t xml:space="preserve">Sheline, Y. I., Barch, D. M., Donnelly, J. M., Ollinger, J. M., Snyder, A. Z., &amp; Mintun, M. A. (2001). Increased amygdala response to masked emotional faces in depressed subjects resolves with antidepressant treatment: an fMRI study. </w:t>
      </w:r>
      <w:r w:rsidRPr="002A7DE2">
        <w:rPr>
          <w:i/>
          <w:noProof/>
        </w:rPr>
        <w:t>Biological psychiatry</w:t>
      </w:r>
      <w:r w:rsidRPr="002A7DE2">
        <w:rPr>
          <w:noProof/>
        </w:rPr>
        <w:t>,</w:t>
      </w:r>
      <w:r w:rsidRPr="002A7DE2">
        <w:rPr>
          <w:i/>
          <w:noProof/>
        </w:rPr>
        <w:t xml:space="preserve"> 50</w:t>
      </w:r>
      <w:r w:rsidRPr="002A7DE2">
        <w:rPr>
          <w:noProof/>
        </w:rPr>
        <w:t xml:space="preserve">(9), 651-658. </w:t>
      </w:r>
      <w:hyperlink r:id="rId44" w:history="1">
        <w:r w:rsidRPr="002A7DE2">
          <w:rPr>
            <w:rStyle w:val="a8"/>
            <w:noProof/>
          </w:rPr>
          <w:t>https://doi.org/10.1016/S0006-3223(01)01263-X</w:t>
        </w:r>
      </w:hyperlink>
      <w:r w:rsidRPr="002A7DE2">
        <w:rPr>
          <w:noProof/>
        </w:rPr>
        <w:t xml:space="preserve"> </w:t>
      </w:r>
    </w:p>
    <w:p w14:paraId="68E04F55" w14:textId="12944D57" w:rsidR="002A7DE2" w:rsidRPr="002A7DE2" w:rsidRDefault="002A7DE2" w:rsidP="002A7DE2">
      <w:pPr>
        <w:pStyle w:val="EndNoteBibliography"/>
        <w:ind w:left="720" w:hanging="720"/>
        <w:rPr>
          <w:noProof/>
        </w:rPr>
      </w:pPr>
      <w:r w:rsidRPr="002A7DE2">
        <w:rPr>
          <w:noProof/>
        </w:rPr>
        <w:t xml:space="preserve">Sidiropoulos, N. D., De Lathauwer, L., Fu, X., Huang, K., Papalexakis, E. E., &amp; Faloutsos, C. (2017). Tensor decomposition for signal processing and machine learning. </w:t>
      </w:r>
      <w:r w:rsidRPr="002A7DE2">
        <w:rPr>
          <w:i/>
          <w:noProof/>
        </w:rPr>
        <w:t>IEEE Transactions on Signal Processing</w:t>
      </w:r>
      <w:r w:rsidRPr="002A7DE2">
        <w:rPr>
          <w:noProof/>
        </w:rPr>
        <w:t>,</w:t>
      </w:r>
      <w:r w:rsidRPr="002A7DE2">
        <w:rPr>
          <w:i/>
          <w:noProof/>
        </w:rPr>
        <w:t xml:space="preserve"> 65</w:t>
      </w:r>
      <w:r w:rsidRPr="002A7DE2">
        <w:rPr>
          <w:noProof/>
        </w:rPr>
        <w:t xml:space="preserve">(13), 3551-3582. </w:t>
      </w:r>
      <w:hyperlink r:id="rId45" w:history="1">
        <w:r w:rsidRPr="002A7DE2">
          <w:rPr>
            <w:rStyle w:val="a8"/>
            <w:noProof/>
          </w:rPr>
          <w:t>https://doi.org/10.1109/TSP.2017.2690524</w:t>
        </w:r>
      </w:hyperlink>
      <w:r w:rsidRPr="002A7DE2">
        <w:rPr>
          <w:noProof/>
        </w:rPr>
        <w:t xml:space="preserve"> </w:t>
      </w:r>
    </w:p>
    <w:p w14:paraId="0CC94F9B" w14:textId="2827352E" w:rsidR="002A7DE2" w:rsidRPr="002A7DE2" w:rsidRDefault="002A7DE2" w:rsidP="002A7DE2">
      <w:pPr>
        <w:pStyle w:val="EndNoteBibliography"/>
        <w:ind w:left="720" w:hanging="720"/>
        <w:rPr>
          <w:noProof/>
        </w:rPr>
      </w:pPr>
      <w:r w:rsidRPr="002A7DE2">
        <w:rPr>
          <w:noProof/>
        </w:rPr>
        <w:t xml:space="preserve">Smith, S. M., &amp; Nichols, T. E. (2018). Statistical challenges in “big data” human neuroimaging. </w:t>
      </w:r>
      <w:r w:rsidRPr="002A7DE2">
        <w:rPr>
          <w:i/>
          <w:noProof/>
        </w:rPr>
        <w:t>Neuron</w:t>
      </w:r>
      <w:r w:rsidRPr="002A7DE2">
        <w:rPr>
          <w:noProof/>
        </w:rPr>
        <w:t>,</w:t>
      </w:r>
      <w:r w:rsidRPr="002A7DE2">
        <w:rPr>
          <w:i/>
          <w:noProof/>
        </w:rPr>
        <w:t xml:space="preserve"> 97</w:t>
      </w:r>
      <w:r w:rsidRPr="002A7DE2">
        <w:rPr>
          <w:noProof/>
        </w:rPr>
        <w:t xml:space="preserve">(2), 263-268. </w:t>
      </w:r>
      <w:hyperlink r:id="rId46" w:history="1">
        <w:r w:rsidRPr="002A7DE2">
          <w:rPr>
            <w:rStyle w:val="a8"/>
            <w:noProof/>
          </w:rPr>
          <w:t>https://doi.org/https://doi.org/10.1016/j.neuron.2017.12.018</w:t>
        </w:r>
      </w:hyperlink>
      <w:r w:rsidRPr="002A7DE2">
        <w:rPr>
          <w:noProof/>
        </w:rPr>
        <w:t xml:space="preserve"> </w:t>
      </w:r>
    </w:p>
    <w:p w14:paraId="676069D6" w14:textId="77777777" w:rsidR="002A7DE2" w:rsidRPr="002A7DE2" w:rsidRDefault="002A7DE2" w:rsidP="002A7DE2">
      <w:pPr>
        <w:pStyle w:val="EndNoteBibliography"/>
        <w:ind w:left="720" w:hanging="720"/>
        <w:rPr>
          <w:noProof/>
        </w:rPr>
      </w:pPr>
      <w:r w:rsidRPr="002A7DE2">
        <w:rPr>
          <w:noProof/>
        </w:rPr>
        <w:t xml:space="preserve">Solomonoff, R. J. (1964). A formal theory of inductive inference. Part I. </w:t>
      </w:r>
      <w:r w:rsidRPr="002A7DE2">
        <w:rPr>
          <w:i/>
          <w:noProof/>
        </w:rPr>
        <w:t>Information and control</w:t>
      </w:r>
      <w:r w:rsidRPr="002A7DE2">
        <w:rPr>
          <w:noProof/>
        </w:rPr>
        <w:t>,</w:t>
      </w:r>
      <w:r w:rsidRPr="002A7DE2">
        <w:rPr>
          <w:i/>
          <w:noProof/>
        </w:rPr>
        <w:t xml:space="preserve"> 7</w:t>
      </w:r>
      <w:r w:rsidRPr="002A7DE2">
        <w:rPr>
          <w:noProof/>
        </w:rPr>
        <w:t xml:space="preserve">(1), 1-22. </w:t>
      </w:r>
    </w:p>
    <w:p w14:paraId="70A4086D" w14:textId="79B87B70" w:rsidR="002A7DE2" w:rsidRPr="002A7DE2" w:rsidRDefault="002A7DE2" w:rsidP="002A7DE2">
      <w:pPr>
        <w:pStyle w:val="EndNoteBibliography"/>
        <w:ind w:left="720" w:hanging="720"/>
        <w:rPr>
          <w:noProof/>
        </w:rPr>
      </w:pPr>
      <w:r w:rsidRPr="002A7DE2">
        <w:rPr>
          <w:noProof/>
        </w:rPr>
        <w:t xml:space="preserve">Song, G., Ng, M. K., &amp; Zhang, X. (2020). Robust tensor completion using transformed tensor singular value decomposition. </w:t>
      </w:r>
      <w:r w:rsidRPr="002A7DE2">
        <w:rPr>
          <w:i/>
          <w:noProof/>
        </w:rPr>
        <w:t>Numerical Linear Algebra with Applications</w:t>
      </w:r>
      <w:r w:rsidRPr="002A7DE2">
        <w:rPr>
          <w:noProof/>
        </w:rPr>
        <w:t>,</w:t>
      </w:r>
      <w:r w:rsidRPr="002A7DE2">
        <w:rPr>
          <w:i/>
          <w:noProof/>
        </w:rPr>
        <w:t xml:space="preserve"> 27</w:t>
      </w:r>
      <w:r w:rsidRPr="002A7DE2">
        <w:rPr>
          <w:noProof/>
        </w:rPr>
        <w:t xml:space="preserve">(3), e2299. </w:t>
      </w:r>
      <w:hyperlink r:id="rId47" w:history="1">
        <w:r w:rsidRPr="002A7DE2">
          <w:rPr>
            <w:rStyle w:val="a8"/>
            <w:noProof/>
          </w:rPr>
          <w:t>https://doi.org/https://doi.org/10.1002/nla.2299</w:t>
        </w:r>
      </w:hyperlink>
      <w:r w:rsidRPr="002A7DE2">
        <w:rPr>
          <w:noProof/>
        </w:rPr>
        <w:t xml:space="preserve"> </w:t>
      </w:r>
    </w:p>
    <w:p w14:paraId="29918206" w14:textId="751FA5D8" w:rsidR="002A7DE2" w:rsidRPr="002A7DE2" w:rsidRDefault="002A7DE2" w:rsidP="002A7DE2">
      <w:pPr>
        <w:pStyle w:val="EndNoteBibliography"/>
        <w:ind w:left="720" w:hanging="720"/>
        <w:rPr>
          <w:noProof/>
        </w:rPr>
      </w:pPr>
      <w:r w:rsidRPr="002A7DE2">
        <w:rPr>
          <w:noProof/>
        </w:rPr>
        <w:lastRenderedPageBreak/>
        <w:t xml:space="preserve">Steel, P., &amp; Ones, D. S. (2002). Personality and happiness: a national-level analysis. </w:t>
      </w:r>
      <w:r w:rsidRPr="002A7DE2">
        <w:rPr>
          <w:i/>
          <w:noProof/>
        </w:rPr>
        <w:t>Journal of personality and social psychology</w:t>
      </w:r>
      <w:r w:rsidRPr="002A7DE2">
        <w:rPr>
          <w:noProof/>
        </w:rPr>
        <w:t>,</w:t>
      </w:r>
      <w:r w:rsidRPr="002A7DE2">
        <w:rPr>
          <w:i/>
          <w:noProof/>
        </w:rPr>
        <w:t xml:space="preserve"> 83</w:t>
      </w:r>
      <w:r w:rsidRPr="002A7DE2">
        <w:rPr>
          <w:noProof/>
        </w:rPr>
        <w:t xml:space="preserve">(3), 767. </w:t>
      </w:r>
      <w:hyperlink r:id="rId48" w:history="1">
        <w:r w:rsidRPr="002A7DE2">
          <w:rPr>
            <w:rStyle w:val="a8"/>
            <w:noProof/>
          </w:rPr>
          <w:t>https://doi.org/https://doi.org/10.1037/0022-3514.83.3.767</w:t>
        </w:r>
      </w:hyperlink>
      <w:r w:rsidRPr="002A7DE2">
        <w:rPr>
          <w:noProof/>
        </w:rPr>
        <w:t xml:space="preserve"> </w:t>
      </w:r>
    </w:p>
    <w:p w14:paraId="332935C2" w14:textId="30DA25EE" w:rsidR="002A7DE2" w:rsidRPr="002A7DE2" w:rsidRDefault="002A7DE2" w:rsidP="002A7DE2">
      <w:pPr>
        <w:pStyle w:val="EndNoteBibliography"/>
        <w:ind w:left="720" w:hanging="720"/>
        <w:rPr>
          <w:noProof/>
        </w:rPr>
      </w:pPr>
      <w:r w:rsidRPr="002A7DE2">
        <w:rPr>
          <w:noProof/>
        </w:rPr>
        <w:t xml:space="preserve">Steel, P., Schmidt, J., &amp; Shultz, J. (2008). Refining the relationship between personality and subjective well-being. </w:t>
      </w:r>
      <w:r w:rsidRPr="002A7DE2">
        <w:rPr>
          <w:i/>
          <w:noProof/>
        </w:rPr>
        <w:t>Psychological bulletin</w:t>
      </w:r>
      <w:r w:rsidRPr="002A7DE2">
        <w:rPr>
          <w:noProof/>
        </w:rPr>
        <w:t>,</w:t>
      </w:r>
      <w:r w:rsidRPr="002A7DE2">
        <w:rPr>
          <w:i/>
          <w:noProof/>
        </w:rPr>
        <w:t xml:space="preserve"> 134</w:t>
      </w:r>
      <w:r w:rsidRPr="002A7DE2">
        <w:rPr>
          <w:noProof/>
        </w:rPr>
        <w:t xml:space="preserve">(1), 138. </w:t>
      </w:r>
      <w:hyperlink r:id="rId49" w:history="1">
        <w:r w:rsidRPr="002A7DE2">
          <w:rPr>
            <w:rStyle w:val="a8"/>
            <w:noProof/>
          </w:rPr>
          <w:t>https://doi.org/10.1037/0033-2909.134.1.138</w:t>
        </w:r>
      </w:hyperlink>
      <w:r w:rsidRPr="002A7DE2">
        <w:rPr>
          <w:noProof/>
        </w:rPr>
        <w:t xml:space="preserve"> </w:t>
      </w:r>
    </w:p>
    <w:p w14:paraId="54F6ECAD" w14:textId="097FFBF6" w:rsidR="002A7DE2" w:rsidRPr="002A7DE2" w:rsidRDefault="002A7DE2" w:rsidP="002A7DE2">
      <w:pPr>
        <w:pStyle w:val="EndNoteBibliography"/>
        <w:ind w:left="720" w:hanging="720"/>
        <w:rPr>
          <w:noProof/>
        </w:rPr>
      </w:pPr>
      <w:r w:rsidRPr="002A7DE2">
        <w:rPr>
          <w:noProof/>
        </w:rPr>
        <w:t xml:space="preserve">Swartz, J. R., Knodt, A. R., Radtke, S. R., &amp; Hariri, A. R. (2015). A neural biomarker of psychological vulnerability to future life stress. </w:t>
      </w:r>
      <w:r w:rsidRPr="002A7DE2">
        <w:rPr>
          <w:i/>
          <w:noProof/>
        </w:rPr>
        <w:t>Neuron</w:t>
      </w:r>
      <w:r w:rsidRPr="002A7DE2">
        <w:rPr>
          <w:noProof/>
        </w:rPr>
        <w:t>,</w:t>
      </w:r>
      <w:r w:rsidRPr="002A7DE2">
        <w:rPr>
          <w:i/>
          <w:noProof/>
        </w:rPr>
        <w:t xml:space="preserve"> 85</w:t>
      </w:r>
      <w:r w:rsidRPr="002A7DE2">
        <w:rPr>
          <w:noProof/>
        </w:rPr>
        <w:t xml:space="preserve">(3), 505-511. </w:t>
      </w:r>
      <w:hyperlink r:id="rId50" w:history="1">
        <w:r w:rsidRPr="002A7DE2">
          <w:rPr>
            <w:rStyle w:val="a8"/>
            <w:noProof/>
          </w:rPr>
          <w:t>https://doi.org/10.1016/j.neuron.2014.12.055</w:t>
        </w:r>
      </w:hyperlink>
      <w:r w:rsidRPr="002A7DE2">
        <w:rPr>
          <w:noProof/>
        </w:rPr>
        <w:t xml:space="preserve"> </w:t>
      </w:r>
    </w:p>
    <w:p w14:paraId="653E25E2" w14:textId="7375A379" w:rsidR="002A7DE2" w:rsidRPr="002A7DE2" w:rsidRDefault="002A7DE2" w:rsidP="002A7DE2">
      <w:pPr>
        <w:pStyle w:val="EndNoteBibliography"/>
        <w:ind w:left="720" w:hanging="720"/>
        <w:rPr>
          <w:noProof/>
        </w:rPr>
      </w:pPr>
      <w:r w:rsidRPr="002A7DE2">
        <w:rPr>
          <w:noProof/>
        </w:rPr>
        <w:t xml:space="preserve">Todorov, A. (2012). The role of the amygdala in face perception and evaluation. </w:t>
      </w:r>
      <w:r w:rsidRPr="002A7DE2">
        <w:rPr>
          <w:i/>
          <w:noProof/>
        </w:rPr>
        <w:t>Motivation and Emotion</w:t>
      </w:r>
      <w:r w:rsidRPr="002A7DE2">
        <w:rPr>
          <w:noProof/>
        </w:rPr>
        <w:t>,</w:t>
      </w:r>
      <w:r w:rsidRPr="002A7DE2">
        <w:rPr>
          <w:i/>
          <w:noProof/>
        </w:rPr>
        <w:t xml:space="preserve"> 36</w:t>
      </w:r>
      <w:r w:rsidRPr="002A7DE2">
        <w:rPr>
          <w:noProof/>
        </w:rPr>
        <w:t xml:space="preserve">, 16-26. </w:t>
      </w:r>
      <w:hyperlink r:id="rId51" w:history="1">
        <w:r w:rsidRPr="002A7DE2">
          <w:rPr>
            <w:rStyle w:val="a8"/>
            <w:noProof/>
          </w:rPr>
          <w:t>https://doi.org/10.1007/s11031-011-9238-5</w:t>
        </w:r>
      </w:hyperlink>
      <w:r w:rsidRPr="002A7DE2">
        <w:rPr>
          <w:noProof/>
        </w:rPr>
        <w:t xml:space="preserve"> </w:t>
      </w:r>
    </w:p>
    <w:p w14:paraId="3E1C5234" w14:textId="0B544C7A" w:rsidR="002A7DE2" w:rsidRPr="002A7DE2" w:rsidRDefault="002A7DE2" w:rsidP="002A7DE2">
      <w:pPr>
        <w:pStyle w:val="EndNoteBibliography"/>
        <w:ind w:left="720" w:hanging="720"/>
        <w:rPr>
          <w:noProof/>
        </w:rPr>
      </w:pPr>
      <w:r w:rsidRPr="002A7DE2">
        <w:rPr>
          <w:noProof/>
        </w:rPr>
        <w:t xml:space="preserve">Torres-Morales, C., &amp; Cansino, S. (2024). Brain representations of space and time in episodic memory: A systematic review and meta-analysis. </w:t>
      </w:r>
      <w:r w:rsidRPr="002A7DE2">
        <w:rPr>
          <w:i/>
          <w:noProof/>
        </w:rPr>
        <w:t>Cognitive, Affective, &amp; Behavioral Neuroscience</w:t>
      </w:r>
      <w:r w:rsidRPr="002A7DE2">
        <w:rPr>
          <w:noProof/>
        </w:rPr>
        <w:t>,</w:t>
      </w:r>
      <w:r w:rsidRPr="002A7DE2">
        <w:rPr>
          <w:i/>
          <w:noProof/>
        </w:rPr>
        <w:t xml:space="preserve"> 24</w:t>
      </w:r>
      <w:r w:rsidRPr="002A7DE2">
        <w:rPr>
          <w:noProof/>
        </w:rPr>
        <w:t xml:space="preserve">(1), 1-18. </w:t>
      </w:r>
      <w:hyperlink r:id="rId52" w:history="1">
        <w:r w:rsidRPr="002A7DE2">
          <w:rPr>
            <w:rStyle w:val="a8"/>
            <w:noProof/>
          </w:rPr>
          <w:t>https://doi.org/https://doi.org/10.3758/s13415-023-01140-1</w:t>
        </w:r>
      </w:hyperlink>
      <w:r w:rsidRPr="002A7DE2">
        <w:rPr>
          <w:noProof/>
        </w:rPr>
        <w:t xml:space="preserve"> </w:t>
      </w:r>
    </w:p>
    <w:p w14:paraId="6D069720" w14:textId="273A2F2A" w:rsidR="002A7DE2" w:rsidRPr="002A7DE2" w:rsidRDefault="002A7DE2" w:rsidP="002A7DE2">
      <w:pPr>
        <w:pStyle w:val="EndNoteBibliography"/>
        <w:ind w:left="720" w:hanging="720"/>
        <w:rPr>
          <w:noProof/>
        </w:rPr>
      </w:pPr>
      <w:r w:rsidRPr="002A7DE2">
        <w:rPr>
          <w:noProof/>
        </w:rPr>
        <w:t xml:space="preserve">Tozzi, A. (2019). The multidimensional brain. </w:t>
      </w:r>
      <w:r w:rsidRPr="002A7DE2">
        <w:rPr>
          <w:i/>
          <w:noProof/>
        </w:rPr>
        <w:t>Physics of Life Reviews</w:t>
      </w:r>
      <w:r w:rsidRPr="002A7DE2">
        <w:rPr>
          <w:noProof/>
        </w:rPr>
        <w:t>,</w:t>
      </w:r>
      <w:r w:rsidRPr="002A7DE2">
        <w:rPr>
          <w:i/>
          <w:noProof/>
        </w:rPr>
        <w:t xml:space="preserve"> 31</w:t>
      </w:r>
      <w:r w:rsidRPr="002A7DE2">
        <w:rPr>
          <w:noProof/>
        </w:rPr>
        <w:t xml:space="preserve">, 86-103. </w:t>
      </w:r>
      <w:hyperlink r:id="rId53" w:history="1">
        <w:r w:rsidRPr="002A7DE2">
          <w:rPr>
            <w:rStyle w:val="a8"/>
            <w:noProof/>
          </w:rPr>
          <w:t>https://doi.org/https://doi.org/10.1016/j.plrev.2018.12.004</w:t>
        </w:r>
      </w:hyperlink>
      <w:r w:rsidRPr="002A7DE2">
        <w:rPr>
          <w:noProof/>
        </w:rPr>
        <w:t xml:space="preserve"> </w:t>
      </w:r>
    </w:p>
    <w:p w14:paraId="57737440" w14:textId="77777777" w:rsidR="002A7DE2" w:rsidRPr="002A7DE2" w:rsidRDefault="002A7DE2" w:rsidP="002A7DE2">
      <w:pPr>
        <w:pStyle w:val="EndNoteBibliography"/>
        <w:ind w:left="720" w:hanging="720"/>
        <w:rPr>
          <w:noProof/>
        </w:rPr>
      </w:pPr>
      <w:r w:rsidRPr="002A7DE2">
        <w:rPr>
          <w:noProof/>
        </w:rPr>
        <w:t xml:space="preserve">Wang, J., Wei, Q., Bai, T., Zhou, X., Sun, H., Becker, B., Tian, Y., Wang, K., &amp; Kendrick, K. (2017). Electroconvulsive therapy selectively enhanced feedforward connectivity from fusiform face area to amygdala in major depressive disorder. </w:t>
      </w:r>
      <w:r w:rsidRPr="002A7DE2">
        <w:rPr>
          <w:i/>
          <w:noProof/>
        </w:rPr>
        <w:t>Social cognitive and affective neuroscience</w:t>
      </w:r>
      <w:r w:rsidRPr="002A7DE2">
        <w:rPr>
          <w:noProof/>
        </w:rPr>
        <w:t>,</w:t>
      </w:r>
      <w:r w:rsidRPr="002A7DE2">
        <w:rPr>
          <w:i/>
          <w:noProof/>
        </w:rPr>
        <w:t xml:space="preserve"> 12</w:t>
      </w:r>
      <w:r w:rsidRPr="002A7DE2">
        <w:rPr>
          <w:noProof/>
        </w:rPr>
        <w:t xml:space="preserve">(12), 1983-1992. </w:t>
      </w:r>
    </w:p>
    <w:p w14:paraId="0520B537" w14:textId="57A321E5" w:rsidR="002A7DE2" w:rsidRPr="002A7DE2" w:rsidRDefault="002A7DE2" w:rsidP="002A7DE2">
      <w:pPr>
        <w:pStyle w:val="EndNoteBibliography"/>
        <w:ind w:left="720" w:hanging="720"/>
        <w:rPr>
          <w:noProof/>
        </w:rPr>
      </w:pPr>
      <w:r w:rsidRPr="002A7DE2">
        <w:rPr>
          <w:noProof/>
        </w:rPr>
        <w:t xml:space="preserve">Xie, C., Xiang, S., Shen, C., Peng, X., Kang, J., Li, Y., Cheng, W., He, S., Bobou, M., &amp; Broulidakis, M. J. (2023). A shared neural basis underlying psychiatric comorbidity. </w:t>
      </w:r>
      <w:r w:rsidRPr="002A7DE2">
        <w:rPr>
          <w:i/>
          <w:noProof/>
        </w:rPr>
        <w:t>Nature medicine</w:t>
      </w:r>
      <w:r w:rsidRPr="002A7DE2">
        <w:rPr>
          <w:noProof/>
        </w:rPr>
        <w:t>,</w:t>
      </w:r>
      <w:r w:rsidRPr="002A7DE2">
        <w:rPr>
          <w:i/>
          <w:noProof/>
        </w:rPr>
        <w:t xml:space="preserve"> 29</w:t>
      </w:r>
      <w:r w:rsidRPr="002A7DE2">
        <w:rPr>
          <w:noProof/>
        </w:rPr>
        <w:t xml:space="preserve">(5), 1232-1242. </w:t>
      </w:r>
      <w:hyperlink r:id="rId54" w:history="1">
        <w:r w:rsidRPr="002A7DE2">
          <w:rPr>
            <w:rStyle w:val="a8"/>
            <w:noProof/>
          </w:rPr>
          <w:t>https://doi.org/https://doi.org/10.1038/s41591-023-02317-4</w:t>
        </w:r>
      </w:hyperlink>
      <w:r w:rsidRPr="002A7DE2">
        <w:rPr>
          <w:noProof/>
        </w:rPr>
        <w:t xml:space="preserve"> </w:t>
      </w:r>
    </w:p>
    <w:p w14:paraId="663C4A86" w14:textId="261BFDDE" w:rsidR="002A7DE2" w:rsidRPr="002A7DE2" w:rsidRDefault="002A7DE2" w:rsidP="002A7DE2">
      <w:pPr>
        <w:pStyle w:val="EndNoteBibliography"/>
        <w:ind w:left="720" w:hanging="720"/>
        <w:rPr>
          <w:noProof/>
        </w:rPr>
      </w:pPr>
      <w:r w:rsidRPr="002A7DE2">
        <w:rPr>
          <w:noProof/>
        </w:rPr>
        <w:t xml:space="preserve">Yao, Z., Wang, L., Lu, Q., Liu, H., &amp; Teng, G. (2009). Regional homogeneity in depression and its relationship with separate depressive symptom clusters: a resting-state fMRI study. </w:t>
      </w:r>
      <w:r w:rsidRPr="002A7DE2">
        <w:rPr>
          <w:i/>
          <w:noProof/>
        </w:rPr>
        <w:t>Journal of affective disorders</w:t>
      </w:r>
      <w:r w:rsidRPr="002A7DE2">
        <w:rPr>
          <w:noProof/>
        </w:rPr>
        <w:t>,</w:t>
      </w:r>
      <w:r w:rsidRPr="002A7DE2">
        <w:rPr>
          <w:i/>
          <w:noProof/>
        </w:rPr>
        <w:t xml:space="preserve"> 115</w:t>
      </w:r>
      <w:r w:rsidRPr="002A7DE2">
        <w:rPr>
          <w:noProof/>
        </w:rPr>
        <w:t xml:space="preserve">(3), 430-438. </w:t>
      </w:r>
      <w:hyperlink r:id="rId55" w:history="1">
        <w:r w:rsidRPr="002A7DE2">
          <w:rPr>
            <w:rStyle w:val="a8"/>
            <w:noProof/>
          </w:rPr>
          <w:t>https://doi.org/10.1016/j.jad.2008.10.013</w:t>
        </w:r>
      </w:hyperlink>
      <w:r w:rsidRPr="002A7DE2">
        <w:rPr>
          <w:noProof/>
        </w:rPr>
        <w:t xml:space="preserve"> </w:t>
      </w:r>
    </w:p>
    <w:p w14:paraId="1D57CB2C" w14:textId="77777777" w:rsidR="002A7DE2" w:rsidRPr="002A7DE2" w:rsidRDefault="002A7DE2" w:rsidP="002A7DE2">
      <w:pPr>
        <w:pStyle w:val="EndNoteBibliography"/>
        <w:ind w:left="720" w:hanging="720"/>
        <w:rPr>
          <w:noProof/>
        </w:rPr>
      </w:pPr>
      <w:r w:rsidRPr="002A7DE2">
        <w:rPr>
          <w:noProof/>
        </w:rPr>
        <w:t xml:space="preserve">Yarkoni, T., Poldrack, R. A., Nichols, T. E., Van Essen, D. C., &amp; Wager, T. D. (2011). Large-scale automated synthesis of human functional neuroimaging data. </w:t>
      </w:r>
      <w:r w:rsidRPr="002A7DE2">
        <w:rPr>
          <w:i/>
          <w:noProof/>
        </w:rPr>
        <w:t>Nature Methods</w:t>
      </w:r>
      <w:r w:rsidRPr="002A7DE2">
        <w:rPr>
          <w:noProof/>
        </w:rPr>
        <w:t>,</w:t>
      </w:r>
      <w:r w:rsidRPr="002A7DE2">
        <w:rPr>
          <w:i/>
          <w:noProof/>
        </w:rPr>
        <w:t xml:space="preserve"> 8</w:t>
      </w:r>
      <w:r w:rsidRPr="002A7DE2">
        <w:rPr>
          <w:noProof/>
        </w:rPr>
        <w:t xml:space="preserve">(8), 665-670. </w:t>
      </w:r>
    </w:p>
    <w:p w14:paraId="21D5F716" w14:textId="40A593E5" w:rsidR="002A7DE2" w:rsidRPr="002A7DE2" w:rsidRDefault="002A7DE2" w:rsidP="002A7DE2">
      <w:pPr>
        <w:pStyle w:val="EndNoteBibliography"/>
        <w:ind w:left="720" w:hanging="720"/>
        <w:rPr>
          <w:noProof/>
        </w:rPr>
      </w:pPr>
      <w:r w:rsidRPr="002A7DE2">
        <w:rPr>
          <w:noProof/>
        </w:rPr>
        <w:t xml:space="preserve">Yokota, T., Zhao, Q., &amp; Cichocki, A. (2016). Smooth PARAFAC decomposition for tensor completion. </w:t>
      </w:r>
      <w:r w:rsidRPr="002A7DE2">
        <w:rPr>
          <w:i/>
          <w:noProof/>
        </w:rPr>
        <w:t>IEEE Transactions on Signal Processing</w:t>
      </w:r>
      <w:r w:rsidRPr="002A7DE2">
        <w:rPr>
          <w:noProof/>
        </w:rPr>
        <w:t>,</w:t>
      </w:r>
      <w:r w:rsidRPr="002A7DE2">
        <w:rPr>
          <w:i/>
          <w:noProof/>
        </w:rPr>
        <w:t xml:space="preserve"> 64</w:t>
      </w:r>
      <w:r w:rsidRPr="002A7DE2">
        <w:rPr>
          <w:noProof/>
        </w:rPr>
        <w:t xml:space="preserve">(20), 5423-5436. </w:t>
      </w:r>
      <w:hyperlink r:id="rId56" w:history="1">
        <w:r w:rsidRPr="002A7DE2">
          <w:rPr>
            <w:rStyle w:val="a8"/>
            <w:noProof/>
          </w:rPr>
          <w:t>https://doi.org/10.1109/TSP.2016.2586759</w:t>
        </w:r>
      </w:hyperlink>
      <w:r w:rsidRPr="002A7DE2">
        <w:rPr>
          <w:noProof/>
        </w:rPr>
        <w:t xml:space="preserve"> </w:t>
      </w:r>
    </w:p>
    <w:p w14:paraId="08A6FF05" w14:textId="77777777" w:rsidR="002A7DE2" w:rsidRPr="002A7DE2" w:rsidRDefault="002A7DE2" w:rsidP="002A7DE2">
      <w:pPr>
        <w:pStyle w:val="EndNoteBibliography"/>
        <w:ind w:left="720" w:hanging="720"/>
        <w:rPr>
          <w:noProof/>
        </w:rPr>
      </w:pPr>
      <w:r w:rsidRPr="002A7DE2">
        <w:rPr>
          <w:noProof/>
        </w:rPr>
        <w:t xml:space="preserve">Zhou, H., Li, L., &amp; Zhu, H. (2013). Tensor regression with applications in neuroimaging data analysis. </w:t>
      </w:r>
      <w:r w:rsidRPr="002A7DE2">
        <w:rPr>
          <w:i/>
          <w:noProof/>
        </w:rPr>
        <w:t>Journal of the American Statistical Association</w:t>
      </w:r>
      <w:r w:rsidRPr="002A7DE2">
        <w:rPr>
          <w:noProof/>
        </w:rPr>
        <w:t>,</w:t>
      </w:r>
      <w:r w:rsidRPr="002A7DE2">
        <w:rPr>
          <w:i/>
          <w:noProof/>
        </w:rPr>
        <w:t xml:space="preserve"> 108</w:t>
      </w:r>
      <w:r w:rsidRPr="002A7DE2">
        <w:rPr>
          <w:noProof/>
        </w:rPr>
        <w:t xml:space="preserve">(502), 540-552. </w:t>
      </w:r>
    </w:p>
    <w:p w14:paraId="591EEE23" w14:textId="2646E409" w:rsidR="00304219" w:rsidRDefault="00304219" w:rsidP="00304219">
      <w:pPr>
        <w:spacing w:line="360" w:lineRule="auto"/>
        <w:rPr>
          <w:rFonts w:ascii="Times New Roman" w:hAnsi="Times New Roman" w:cs="Times New Roman"/>
          <w:b/>
          <w:bCs/>
        </w:rPr>
      </w:pPr>
      <w:r>
        <w:rPr>
          <w:rFonts w:ascii="Times New Roman" w:hAnsi="Times New Roman" w:cs="Times New Roman"/>
          <w:b/>
          <w:bCs/>
        </w:rPr>
        <w:fldChar w:fldCharType="end"/>
      </w:r>
    </w:p>
    <w:p w14:paraId="12A29B4B" w14:textId="77777777" w:rsidR="008F2401" w:rsidRDefault="00304219">
      <w:pPr>
        <w:widowControl/>
        <w:jc w:val="left"/>
        <w:rPr>
          <w:rFonts w:ascii="Times New Roman" w:hAnsi="Times New Roman" w:cs="Times New Roman"/>
          <w:b/>
          <w:bCs/>
        </w:rPr>
      </w:pPr>
      <w:r>
        <w:rPr>
          <w:rFonts w:ascii="Times New Roman" w:hAnsi="Times New Roman" w:cs="Times New Roman"/>
          <w:b/>
          <w:bCs/>
        </w:rPr>
        <w:br w:type="page"/>
      </w:r>
    </w:p>
    <w:p w14:paraId="032C5947" w14:textId="77777777" w:rsidR="008F2401" w:rsidRPr="007F70A9" w:rsidRDefault="008F2401" w:rsidP="008F2401">
      <w:pPr>
        <w:rPr>
          <w:rFonts w:ascii="Times New Roman" w:hAnsi="Times New Roman" w:cs="Times New Roman"/>
          <w:b/>
          <w:bCs/>
          <w:sz w:val="36"/>
          <w:szCs w:val="36"/>
          <w:lang w:val="en-GB"/>
          <w:rPrChange w:id="333" w:author="rongquan zhai" w:date="2024-12-27T14:51:00Z" w16du:dateUtc="2024-12-27T06:51:00Z">
            <w:rPr>
              <w:rFonts w:ascii="Times New Roman" w:hAnsi="Times New Roman" w:cs="Times New Roman"/>
              <w:b/>
              <w:bCs/>
              <w:sz w:val="28"/>
              <w:szCs w:val="28"/>
              <w:lang w:val="en-GB"/>
            </w:rPr>
          </w:rPrChange>
        </w:rPr>
      </w:pPr>
      <w:r w:rsidRPr="007F70A9">
        <w:rPr>
          <w:rFonts w:ascii="Times New Roman" w:hAnsi="Times New Roman" w:cs="Times New Roman"/>
          <w:b/>
          <w:bCs/>
          <w:sz w:val="36"/>
          <w:szCs w:val="36"/>
          <w:lang w:val="en-GB"/>
          <w:rPrChange w:id="334" w:author="rongquan zhai" w:date="2024-12-27T14:51:00Z" w16du:dateUtc="2024-12-27T06:51:00Z">
            <w:rPr>
              <w:rFonts w:ascii="Times New Roman" w:hAnsi="Times New Roman" w:cs="Times New Roman"/>
              <w:b/>
              <w:bCs/>
              <w:sz w:val="28"/>
              <w:szCs w:val="28"/>
              <w:lang w:val="en-GB"/>
            </w:rPr>
          </w:rPrChange>
        </w:rPr>
        <w:lastRenderedPageBreak/>
        <w:t>Acknowledgments</w:t>
      </w:r>
    </w:p>
    <w:p w14:paraId="5769A1C7" w14:textId="77777777" w:rsidR="008F2401" w:rsidRPr="007F70A9" w:rsidRDefault="008F2401" w:rsidP="008F2401">
      <w:pPr>
        <w:spacing w:line="360" w:lineRule="auto"/>
        <w:rPr>
          <w:rFonts w:ascii="Times New Roman" w:hAnsi="Times New Roman" w:cs="Times New Roman"/>
          <w:szCs w:val="21"/>
          <w:lang w:val="en-GB"/>
          <w:rPrChange w:id="335" w:author="rongquan zhai" w:date="2024-12-27T14:50:00Z" w16du:dateUtc="2024-12-27T06:50:00Z">
            <w:rPr>
              <w:rFonts w:ascii="Times New Roman" w:hAnsi="Times New Roman" w:cs="Times New Roman"/>
              <w:sz w:val="24"/>
              <w:lang w:val="en-GB"/>
            </w:rPr>
          </w:rPrChange>
        </w:rPr>
      </w:pPr>
      <w:r w:rsidRPr="007F70A9">
        <w:rPr>
          <w:rFonts w:ascii="Times New Roman" w:hAnsi="Times New Roman" w:cs="Times New Roman"/>
          <w:szCs w:val="21"/>
          <w:lang w:val="en-GB"/>
          <w:rPrChange w:id="336" w:author="rongquan zhai" w:date="2024-12-27T14:50:00Z" w16du:dateUtc="2024-12-27T06:50:00Z">
            <w:rPr>
              <w:rFonts w:ascii="Times New Roman" w:hAnsi="Times New Roman" w:cs="Times New Roman"/>
              <w:sz w:val="24"/>
              <w:lang w:val="en-GB"/>
            </w:rPr>
          </w:rPrChange>
        </w:rPr>
        <w:t xml:space="preserve">The study was funded by National Key R and D Program of China (2021YFC2501400 [to T.J.], 2022CSJGG1000 [to T.J.], 2019YFA0709501 [to T.J.], 2019YFA0709502 [to J.F.], 2018YFC1312900 [to T.J.] and 2018YFC1312904 [to J.F.]), the National Natural Science Foundation of China (T2122005 [to T.J.], 82150710554 [to G.S.] and 81801773 [to T.J.]), the Shanghai </w:t>
      </w:r>
      <w:proofErr w:type="spellStart"/>
      <w:r w:rsidRPr="007F70A9">
        <w:rPr>
          <w:rFonts w:ascii="Times New Roman" w:hAnsi="Times New Roman" w:cs="Times New Roman"/>
          <w:szCs w:val="21"/>
          <w:lang w:val="en-GB"/>
          <w:rPrChange w:id="337" w:author="rongquan zhai" w:date="2024-12-27T14:50:00Z" w16du:dateUtc="2024-12-27T06:50:00Z">
            <w:rPr>
              <w:rFonts w:ascii="Times New Roman" w:hAnsi="Times New Roman" w:cs="Times New Roman"/>
              <w:sz w:val="24"/>
              <w:lang w:val="en-GB"/>
            </w:rPr>
          </w:rPrChange>
        </w:rPr>
        <w:t>Pujiang</w:t>
      </w:r>
      <w:proofErr w:type="spellEnd"/>
      <w:r w:rsidRPr="007F70A9">
        <w:rPr>
          <w:rFonts w:ascii="Times New Roman" w:hAnsi="Times New Roman" w:cs="Times New Roman"/>
          <w:szCs w:val="21"/>
          <w:lang w:val="en-GB"/>
          <w:rPrChange w:id="338" w:author="rongquan zhai" w:date="2024-12-27T14:50:00Z" w16du:dateUtc="2024-12-27T06:50:00Z">
            <w:rPr>
              <w:rFonts w:ascii="Times New Roman" w:hAnsi="Times New Roman" w:cs="Times New Roman"/>
              <w:sz w:val="24"/>
              <w:lang w:val="en-GB"/>
            </w:rPr>
          </w:rPrChange>
        </w:rPr>
        <w:t xml:space="preserve"> Project (18PJ1400900 [to T.J.]), Guangdong Key Research and Development Project (2018B030335001 [to J.F.]), China Postdoctoral Science Foundation (BX20240086 [to S.X.]), the European Union-funded FP6 Integrated Project IMAGEN (</w:t>
      </w:r>
      <w:proofErr w:type="spellStart"/>
      <w:r w:rsidRPr="007F70A9">
        <w:rPr>
          <w:rFonts w:ascii="Times New Roman" w:hAnsi="Times New Roman" w:cs="Times New Roman"/>
          <w:szCs w:val="21"/>
          <w:lang w:val="en-GB"/>
          <w:rPrChange w:id="339" w:author="rongquan zhai" w:date="2024-12-27T14:50:00Z" w16du:dateUtc="2024-12-27T06:50:00Z">
            <w:rPr>
              <w:rFonts w:ascii="Times New Roman" w:hAnsi="Times New Roman" w:cs="Times New Roman"/>
              <w:sz w:val="24"/>
              <w:lang w:val="en-GB"/>
            </w:rPr>
          </w:rPrChange>
        </w:rPr>
        <w:t>Reinforcementrelated</w:t>
      </w:r>
      <w:proofErr w:type="spellEnd"/>
      <w:r w:rsidRPr="007F70A9">
        <w:rPr>
          <w:rFonts w:ascii="Times New Roman" w:hAnsi="Times New Roman" w:cs="Times New Roman"/>
          <w:szCs w:val="21"/>
          <w:lang w:val="en-GB"/>
          <w:rPrChange w:id="340" w:author="rongquan zhai" w:date="2024-12-27T14:50:00Z" w16du:dateUtc="2024-12-27T06:50:00Z">
            <w:rPr>
              <w:rFonts w:ascii="Times New Roman" w:hAnsi="Times New Roman" w:cs="Times New Roman"/>
              <w:sz w:val="24"/>
              <w:lang w:val="en-GB"/>
            </w:rPr>
          </w:rPrChange>
        </w:rPr>
        <w:t xml:space="preserve"> behaviour in normal brain function and psychopathology) (LSHMCT- 2007-037286 [to G.S.]), the 111 Project (B18015 [to J.F.]), the key project of Shanghai Science and Technology (16JC1420402 [to J.F.]), Shanghai Municipal Science and Technology Major Project (2018SHZDZX01 [to J.F.]), </w:t>
      </w:r>
      <w:proofErr w:type="spellStart"/>
      <w:r w:rsidRPr="007F70A9">
        <w:rPr>
          <w:rFonts w:ascii="Times New Roman" w:hAnsi="Times New Roman" w:cs="Times New Roman"/>
          <w:szCs w:val="21"/>
          <w:lang w:val="en-GB"/>
          <w:rPrChange w:id="341" w:author="rongquan zhai" w:date="2024-12-27T14:50:00Z" w16du:dateUtc="2024-12-27T06:50:00Z">
            <w:rPr>
              <w:rFonts w:ascii="Times New Roman" w:hAnsi="Times New Roman" w:cs="Times New Roman"/>
              <w:sz w:val="24"/>
              <w:lang w:val="en-GB"/>
            </w:rPr>
          </w:rPrChange>
        </w:rPr>
        <w:t>Zhangjiang</w:t>
      </w:r>
      <w:proofErr w:type="spellEnd"/>
      <w:r w:rsidRPr="007F70A9">
        <w:rPr>
          <w:rFonts w:ascii="Times New Roman" w:hAnsi="Times New Roman" w:cs="Times New Roman"/>
          <w:szCs w:val="21"/>
          <w:lang w:val="en-GB"/>
          <w:rPrChange w:id="342" w:author="rongquan zhai" w:date="2024-12-27T14:50:00Z" w16du:dateUtc="2024-12-27T06:50:00Z">
            <w:rPr>
              <w:rFonts w:ascii="Times New Roman" w:hAnsi="Times New Roman" w:cs="Times New Roman"/>
              <w:sz w:val="24"/>
              <w:lang w:val="en-GB"/>
            </w:rPr>
          </w:rPrChange>
        </w:rPr>
        <w:t xml:space="preserve"> Lab [to J.F.], Shanghai </w:t>
      </w:r>
      <w:proofErr w:type="spellStart"/>
      <w:r w:rsidRPr="007F70A9">
        <w:rPr>
          <w:rFonts w:ascii="Times New Roman" w:hAnsi="Times New Roman" w:cs="Times New Roman"/>
          <w:szCs w:val="21"/>
          <w:lang w:val="en-GB"/>
          <w:rPrChange w:id="343" w:author="rongquan zhai" w:date="2024-12-27T14:50:00Z" w16du:dateUtc="2024-12-27T06:50:00Z">
            <w:rPr>
              <w:rFonts w:ascii="Times New Roman" w:hAnsi="Times New Roman" w:cs="Times New Roman"/>
              <w:sz w:val="24"/>
              <w:lang w:val="en-GB"/>
            </w:rPr>
          </w:rPrChange>
        </w:rPr>
        <w:t>Center</w:t>
      </w:r>
      <w:proofErr w:type="spellEnd"/>
      <w:r w:rsidRPr="007F70A9">
        <w:rPr>
          <w:rFonts w:ascii="Times New Roman" w:hAnsi="Times New Roman" w:cs="Times New Roman"/>
          <w:szCs w:val="21"/>
          <w:lang w:val="en-GB"/>
          <w:rPrChange w:id="344" w:author="rongquan zhai" w:date="2024-12-27T14:50:00Z" w16du:dateUtc="2024-12-27T06:50:00Z">
            <w:rPr>
              <w:rFonts w:ascii="Times New Roman" w:hAnsi="Times New Roman" w:cs="Times New Roman"/>
              <w:sz w:val="24"/>
              <w:lang w:val="en-GB"/>
            </w:rPr>
          </w:rPrChange>
        </w:rPr>
        <w:t xml:space="preserve"> for Brain Science and Brain-Inspired Technology [to J.F.]; the European Union-funded FP6 Integrated Project IMAGEN (Reinforcement-related behaviour in normal brain function and psychopathology) (LSHM-CT- 2007-037286), the Horizon 2020 funded ERC Advanced Grant ‘STRATIFY’ (Brain network based stratification of reinforcement-related disorders) (695313), Horizon Europe ‘</w:t>
      </w:r>
      <w:proofErr w:type="spellStart"/>
      <w:r w:rsidRPr="007F70A9">
        <w:rPr>
          <w:rFonts w:ascii="Times New Roman" w:hAnsi="Times New Roman" w:cs="Times New Roman"/>
          <w:szCs w:val="21"/>
          <w:lang w:val="en-GB"/>
          <w:rPrChange w:id="345" w:author="rongquan zhai" w:date="2024-12-27T14:50:00Z" w16du:dateUtc="2024-12-27T06:50:00Z">
            <w:rPr>
              <w:rFonts w:ascii="Times New Roman" w:hAnsi="Times New Roman" w:cs="Times New Roman"/>
              <w:sz w:val="24"/>
              <w:lang w:val="en-GB"/>
            </w:rPr>
          </w:rPrChange>
        </w:rPr>
        <w:t>environMENTAL</w:t>
      </w:r>
      <w:proofErr w:type="spellEnd"/>
      <w:r w:rsidRPr="007F70A9">
        <w:rPr>
          <w:rFonts w:ascii="Times New Roman" w:hAnsi="Times New Roman" w:cs="Times New Roman"/>
          <w:szCs w:val="21"/>
          <w:lang w:val="en-GB"/>
          <w:rPrChange w:id="346" w:author="rongquan zhai" w:date="2024-12-27T14:50:00Z" w16du:dateUtc="2024-12-27T06:50:00Z">
            <w:rPr>
              <w:rFonts w:ascii="Times New Roman" w:hAnsi="Times New Roman" w:cs="Times New Roman"/>
              <w:sz w:val="24"/>
              <w:lang w:val="en-GB"/>
            </w:rPr>
          </w:rPrChange>
        </w:rPr>
        <w:t xml:space="preserve">’, grant no: 101057429, UK Research and Innovation (UKRI) Horizon Europe funding guarantee (10041392 and 10038599), Human Brain Project (HBP SGA 2, 785907, and HBP SGA 3, 945539), the Chinese government via the Ministry of Science and Technology (MOST). The German </w:t>
      </w:r>
      <w:proofErr w:type="spellStart"/>
      <w:r w:rsidRPr="007F70A9">
        <w:rPr>
          <w:rFonts w:ascii="Times New Roman" w:hAnsi="Times New Roman" w:cs="Times New Roman"/>
          <w:szCs w:val="21"/>
          <w:lang w:val="en-GB"/>
          <w:rPrChange w:id="347" w:author="rongquan zhai" w:date="2024-12-27T14:50:00Z" w16du:dateUtc="2024-12-27T06:50:00Z">
            <w:rPr>
              <w:rFonts w:ascii="Times New Roman" w:hAnsi="Times New Roman" w:cs="Times New Roman"/>
              <w:sz w:val="24"/>
              <w:lang w:val="en-GB"/>
            </w:rPr>
          </w:rPrChange>
        </w:rPr>
        <w:t>Center</w:t>
      </w:r>
      <w:proofErr w:type="spellEnd"/>
      <w:r w:rsidRPr="007F70A9">
        <w:rPr>
          <w:rFonts w:ascii="Times New Roman" w:hAnsi="Times New Roman" w:cs="Times New Roman"/>
          <w:szCs w:val="21"/>
          <w:lang w:val="en-GB"/>
          <w:rPrChange w:id="348" w:author="rongquan zhai" w:date="2024-12-27T14:50:00Z" w16du:dateUtc="2024-12-27T06:50:00Z">
            <w:rPr>
              <w:rFonts w:ascii="Times New Roman" w:hAnsi="Times New Roman" w:cs="Times New Roman"/>
              <w:sz w:val="24"/>
              <w:lang w:val="en-GB"/>
            </w:rPr>
          </w:rPrChange>
        </w:rPr>
        <w:t xml:space="preserve"> for Mental Health (DZPG), the </w:t>
      </w:r>
      <w:proofErr w:type="spellStart"/>
      <w:r w:rsidRPr="007F70A9">
        <w:rPr>
          <w:rFonts w:ascii="Times New Roman" w:hAnsi="Times New Roman" w:cs="Times New Roman"/>
          <w:szCs w:val="21"/>
          <w:lang w:val="en-GB"/>
          <w:rPrChange w:id="349" w:author="rongquan zhai" w:date="2024-12-27T14:50:00Z" w16du:dateUtc="2024-12-27T06:50:00Z">
            <w:rPr>
              <w:rFonts w:ascii="Times New Roman" w:hAnsi="Times New Roman" w:cs="Times New Roman"/>
              <w:sz w:val="24"/>
              <w:lang w:val="en-GB"/>
            </w:rPr>
          </w:rPrChange>
        </w:rPr>
        <w:t>Bundesministerium</w:t>
      </w:r>
      <w:proofErr w:type="spellEnd"/>
      <w:r w:rsidRPr="007F70A9">
        <w:rPr>
          <w:rFonts w:ascii="Times New Roman" w:hAnsi="Times New Roman" w:cs="Times New Roman"/>
          <w:szCs w:val="21"/>
          <w:lang w:val="en-GB"/>
          <w:rPrChange w:id="350" w:author="rongquan zhai" w:date="2024-12-27T14:50:00Z" w16du:dateUtc="2024-12-27T06:50:00Z">
            <w:rPr>
              <w:rFonts w:ascii="Times New Roman" w:hAnsi="Times New Roman" w:cs="Times New Roman"/>
              <w:sz w:val="24"/>
              <w:lang w:val="en-GB"/>
            </w:rPr>
          </w:rPrChange>
        </w:rPr>
        <w:t xml:space="preserve"> für </w:t>
      </w:r>
      <w:proofErr w:type="spellStart"/>
      <w:r w:rsidRPr="007F70A9">
        <w:rPr>
          <w:rFonts w:ascii="Times New Roman" w:hAnsi="Times New Roman" w:cs="Times New Roman"/>
          <w:szCs w:val="21"/>
          <w:lang w:val="en-GB"/>
          <w:rPrChange w:id="351" w:author="rongquan zhai" w:date="2024-12-27T14:50:00Z" w16du:dateUtc="2024-12-27T06:50:00Z">
            <w:rPr>
              <w:rFonts w:ascii="Times New Roman" w:hAnsi="Times New Roman" w:cs="Times New Roman"/>
              <w:sz w:val="24"/>
              <w:lang w:val="en-GB"/>
            </w:rPr>
          </w:rPrChange>
        </w:rPr>
        <w:t>Bildung</w:t>
      </w:r>
      <w:proofErr w:type="spellEnd"/>
      <w:r w:rsidRPr="007F70A9">
        <w:rPr>
          <w:rFonts w:ascii="Times New Roman" w:hAnsi="Times New Roman" w:cs="Times New Roman"/>
          <w:szCs w:val="21"/>
          <w:lang w:val="en-GB"/>
          <w:rPrChange w:id="352" w:author="rongquan zhai" w:date="2024-12-27T14:50:00Z" w16du:dateUtc="2024-12-27T06:50:00Z">
            <w:rPr>
              <w:rFonts w:ascii="Times New Roman" w:hAnsi="Times New Roman" w:cs="Times New Roman"/>
              <w:sz w:val="24"/>
              <w:lang w:val="en-GB"/>
            </w:rPr>
          </w:rPrChange>
        </w:rPr>
        <w:t xml:space="preserve"> und Forschung (BMBF grants 01GS08152; 01EV0711; </w:t>
      </w:r>
      <w:proofErr w:type="spellStart"/>
      <w:r w:rsidRPr="007F70A9">
        <w:rPr>
          <w:rFonts w:ascii="Times New Roman" w:hAnsi="Times New Roman" w:cs="Times New Roman"/>
          <w:szCs w:val="21"/>
          <w:lang w:val="en-GB"/>
          <w:rPrChange w:id="353" w:author="rongquan zhai" w:date="2024-12-27T14:50:00Z" w16du:dateUtc="2024-12-27T06:50:00Z">
            <w:rPr>
              <w:rFonts w:ascii="Times New Roman" w:hAnsi="Times New Roman" w:cs="Times New Roman"/>
              <w:sz w:val="24"/>
              <w:lang w:val="en-GB"/>
            </w:rPr>
          </w:rPrChange>
        </w:rPr>
        <w:t>Forschungsnetz</w:t>
      </w:r>
      <w:proofErr w:type="spellEnd"/>
      <w:r w:rsidRPr="007F70A9">
        <w:rPr>
          <w:rFonts w:ascii="Times New Roman" w:hAnsi="Times New Roman" w:cs="Times New Roman"/>
          <w:szCs w:val="21"/>
          <w:lang w:val="en-GB"/>
          <w:rPrChange w:id="354" w:author="rongquan zhai" w:date="2024-12-27T14:50:00Z" w16du:dateUtc="2024-12-27T06:50:00Z">
            <w:rPr>
              <w:rFonts w:ascii="Times New Roman" w:hAnsi="Times New Roman" w:cs="Times New Roman"/>
              <w:sz w:val="24"/>
              <w:lang w:val="en-GB"/>
            </w:rPr>
          </w:rPrChange>
        </w:rPr>
        <w:t xml:space="preserve"> AERIAL 01EE1406A, 01EE1406B; </w:t>
      </w:r>
      <w:proofErr w:type="spellStart"/>
      <w:r w:rsidRPr="007F70A9">
        <w:rPr>
          <w:rFonts w:ascii="Times New Roman" w:hAnsi="Times New Roman" w:cs="Times New Roman"/>
          <w:szCs w:val="21"/>
          <w:lang w:val="en-GB"/>
          <w:rPrChange w:id="355" w:author="rongquan zhai" w:date="2024-12-27T14:50:00Z" w16du:dateUtc="2024-12-27T06:50:00Z">
            <w:rPr>
              <w:rFonts w:ascii="Times New Roman" w:hAnsi="Times New Roman" w:cs="Times New Roman"/>
              <w:sz w:val="24"/>
              <w:lang w:val="en-GB"/>
            </w:rPr>
          </w:rPrChange>
        </w:rPr>
        <w:t>Forschungsnetz</w:t>
      </w:r>
      <w:proofErr w:type="spellEnd"/>
      <w:r w:rsidRPr="007F70A9">
        <w:rPr>
          <w:rFonts w:ascii="Times New Roman" w:hAnsi="Times New Roman" w:cs="Times New Roman"/>
          <w:szCs w:val="21"/>
          <w:lang w:val="en-GB"/>
          <w:rPrChange w:id="356" w:author="rongquan zhai" w:date="2024-12-27T14:50:00Z" w16du:dateUtc="2024-12-27T06:50:00Z">
            <w:rPr>
              <w:rFonts w:ascii="Times New Roman" w:hAnsi="Times New Roman" w:cs="Times New Roman"/>
              <w:sz w:val="24"/>
              <w:lang w:val="en-GB"/>
            </w:rPr>
          </w:rPrChange>
        </w:rPr>
        <w:t xml:space="preserve"> IMAC-Mind 01GL1745B), the Deutsche </w:t>
      </w:r>
      <w:proofErr w:type="spellStart"/>
      <w:r w:rsidRPr="007F70A9">
        <w:rPr>
          <w:rFonts w:ascii="Times New Roman" w:hAnsi="Times New Roman" w:cs="Times New Roman"/>
          <w:szCs w:val="21"/>
          <w:lang w:val="en-GB"/>
          <w:rPrChange w:id="357" w:author="rongquan zhai" w:date="2024-12-27T14:50:00Z" w16du:dateUtc="2024-12-27T06:50:00Z">
            <w:rPr>
              <w:rFonts w:ascii="Times New Roman" w:hAnsi="Times New Roman" w:cs="Times New Roman"/>
              <w:sz w:val="24"/>
              <w:lang w:val="en-GB"/>
            </w:rPr>
          </w:rPrChange>
        </w:rPr>
        <w:t>Forschungsgemeinschaft</w:t>
      </w:r>
      <w:proofErr w:type="spellEnd"/>
      <w:r w:rsidRPr="007F70A9">
        <w:rPr>
          <w:rFonts w:ascii="Times New Roman" w:hAnsi="Times New Roman" w:cs="Times New Roman"/>
          <w:szCs w:val="21"/>
          <w:lang w:val="en-GB"/>
          <w:rPrChange w:id="358" w:author="rongquan zhai" w:date="2024-12-27T14:50:00Z" w16du:dateUtc="2024-12-27T06:50:00Z">
            <w:rPr>
              <w:rFonts w:ascii="Times New Roman" w:hAnsi="Times New Roman" w:cs="Times New Roman"/>
              <w:sz w:val="24"/>
              <w:lang w:val="en-GB"/>
            </w:rPr>
          </w:rPrChange>
        </w:rPr>
        <w:t xml:space="preserve"> (DFG grants SM 80/7-2, SFB 940, TRR 265, NE 1383/14-1, 186318919 [FOR 1617], 178833530 [SFB 940], 386691645 [NE 1383/14-1], 402170461 [TRR 265], 454245598 [IRTG 2773], 458246158 [FL156/44-1]), the Medical Research Foundation and Medical Research Council (grants MR/R00465X/1 and MR/S020306/1), the National Institutes of Health (NIH) funded ENIGMA-grants 5U54EB020403-05, 1R56AG058854-01 and U54 EB020403 as well as NIH R01DA049238, the National Institutes of Health, Science Foundation Ireland (16/ERCD/3797). NSFC grant 82150710554. Further support was provided by grants from: – the ANR (ANR-12-SAMA-0004, AAPG2019 – </w:t>
      </w:r>
      <w:proofErr w:type="spellStart"/>
      <w:r w:rsidRPr="007F70A9">
        <w:rPr>
          <w:rFonts w:ascii="Times New Roman" w:hAnsi="Times New Roman" w:cs="Times New Roman"/>
          <w:szCs w:val="21"/>
          <w:lang w:val="en-GB"/>
          <w:rPrChange w:id="359" w:author="rongquan zhai" w:date="2024-12-27T14:50:00Z" w16du:dateUtc="2024-12-27T06:50:00Z">
            <w:rPr>
              <w:rFonts w:ascii="Times New Roman" w:hAnsi="Times New Roman" w:cs="Times New Roman"/>
              <w:sz w:val="24"/>
              <w:lang w:val="en-GB"/>
            </w:rPr>
          </w:rPrChange>
        </w:rPr>
        <w:t>GeBra</w:t>
      </w:r>
      <w:proofErr w:type="spellEnd"/>
      <w:r w:rsidRPr="007F70A9">
        <w:rPr>
          <w:rFonts w:ascii="Times New Roman" w:hAnsi="Times New Roman" w:cs="Times New Roman"/>
          <w:szCs w:val="21"/>
          <w:lang w:val="en-GB"/>
          <w:rPrChange w:id="360" w:author="rongquan zhai" w:date="2024-12-27T14:50:00Z" w16du:dateUtc="2024-12-27T06:50:00Z">
            <w:rPr>
              <w:rFonts w:ascii="Times New Roman" w:hAnsi="Times New Roman" w:cs="Times New Roman"/>
              <w:sz w:val="24"/>
              <w:lang w:val="en-GB"/>
            </w:rPr>
          </w:rPrChange>
        </w:rPr>
        <w:t xml:space="preserve">), the </w:t>
      </w:r>
      <w:proofErr w:type="spellStart"/>
      <w:r w:rsidRPr="007F70A9">
        <w:rPr>
          <w:rFonts w:ascii="Times New Roman" w:hAnsi="Times New Roman" w:cs="Times New Roman"/>
          <w:szCs w:val="21"/>
          <w:lang w:val="en-GB"/>
          <w:rPrChange w:id="361" w:author="rongquan zhai" w:date="2024-12-27T14:50:00Z" w16du:dateUtc="2024-12-27T06:50:00Z">
            <w:rPr>
              <w:rFonts w:ascii="Times New Roman" w:hAnsi="Times New Roman" w:cs="Times New Roman"/>
              <w:sz w:val="24"/>
              <w:lang w:val="en-GB"/>
            </w:rPr>
          </w:rPrChange>
        </w:rPr>
        <w:t>Eranet</w:t>
      </w:r>
      <w:proofErr w:type="spellEnd"/>
      <w:r w:rsidRPr="007F70A9">
        <w:rPr>
          <w:rFonts w:ascii="Times New Roman" w:hAnsi="Times New Roman" w:cs="Times New Roman"/>
          <w:szCs w:val="21"/>
          <w:lang w:val="en-GB"/>
          <w:rPrChange w:id="362" w:author="rongquan zhai" w:date="2024-12-27T14:50:00Z" w16du:dateUtc="2024-12-27T06:50:00Z">
            <w:rPr>
              <w:rFonts w:ascii="Times New Roman" w:hAnsi="Times New Roman" w:cs="Times New Roman"/>
              <w:sz w:val="24"/>
              <w:lang w:val="en-GB"/>
            </w:rPr>
          </w:rPrChange>
        </w:rPr>
        <w:t xml:space="preserve"> Neuron (AF12-NEUR0008-</w:t>
      </w:r>
      <w:r w:rsidRPr="007F70A9">
        <w:rPr>
          <w:rFonts w:ascii="Times New Roman" w:hAnsi="Times New Roman" w:cs="Times New Roman"/>
          <w:szCs w:val="21"/>
          <w:lang w:val="en-GB"/>
          <w:rPrChange w:id="363" w:author="rongquan zhai" w:date="2024-12-27T14:50:00Z" w16du:dateUtc="2024-12-27T06:50:00Z">
            <w:rPr>
              <w:rFonts w:ascii="Times New Roman" w:hAnsi="Times New Roman" w:cs="Times New Roman"/>
              <w:sz w:val="24"/>
              <w:lang w:val="en-GB"/>
            </w:rPr>
          </w:rPrChange>
        </w:rPr>
        <w:lastRenderedPageBreak/>
        <w:t xml:space="preserve">01 – WM2NA; and ANR-18-NEUR00002-01 – </w:t>
      </w:r>
      <w:proofErr w:type="spellStart"/>
      <w:r w:rsidRPr="007F70A9">
        <w:rPr>
          <w:rFonts w:ascii="Times New Roman" w:hAnsi="Times New Roman" w:cs="Times New Roman"/>
          <w:szCs w:val="21"/>
          <w:lang w:val="en-GB"/>
          <w:rPrChange w:id="364" w:author="rongquan zhai" w:date="2024-12-27T14:50:00Z" w16du:dateUtc="2024-12-27T06:50:00Z">
            <w:rPr>
              <w:rFonts w:ascii="Times New Roman" w:hAnsi="Times New Roman" w:cs="Times New Roman"/>
              <w:sz w:val="24"/>
              <w:lang w:val="en-GB"/>
            </w:rPr>
          </w:rPrChange>
        </w:rPr>
        <w:t>ADORe</w:t>
      </w:r>
      <w:proofErr w:type="spellEnd"/>
      <w:r w:rsidRPr="007F70A9">
        <w:rPr>
          <w:rFonts w:ascii="Times New Roman" w:hAnsi="Times New Roman" w:cs="Times New Roman"/>
          <w:szCs w:val="21"/>
          <w:lang w:val="en-GB"/>
          <w:rPrChange w:id="365" w:author="rongquan zhai" w:date="2024-12-27T14:50:00Z" w16du:dateUtc="2024-12-27T06:50:00Z">
            <w:rPr>
              <w:rFonts w:ascii="Times New Roman" w:hAnsi="Times New Roman" w:cs="Times New Roman"/>
              <w:sz w:val="24"/>
              <w:lang w:val="en-GB"/>
            </w:rPr>
          </w:rPrChange>
        </w:rPr>
        <w:t xml:space="preserve">), the </w:t>
      </w:r>
      <w:proofErr w:type="spellStart"/>
      <w:r w:rsidRPr="007F70A9">
        <w:rPr>
          <w:rFonts w:ascii="Times New Roman" w:hAnsi="Times New Roman" w:cs="Times New Roman"/>
          <w:szCs w:val="21"/>
          <w:lang w:val="en-GB"/>
          <w:rPrChange w:id="366" w:author="rongquan zhai" w:date="2024-12-27T14:50:00Z" w16du:dateUtc="2024-12-27T06:50:00Z">
            <w:rPr>
              <w:rFonts w:ascii="Times New Roman" w:hAnsi="Times New Roman" w:cs="Times New Roman"/>
              <w:sz w:val="24"/>
              <w:lang w:val="en-GB"/>
            </w:rPr>
          </w:rPrChange>
        </w:rPr>
        <w:t>Fondation</w:t>
      </w:r>
      <w:proofErr w:type="spellEnd"/>
      <w:r w:rsidRPr="007F70A9">
        <w:rPr>
          <w:rFonts w:ascii="Times New Roman" w:hAnsi="Times New Roman" w:cs="Times New Roman"/>
          <w:szCs w:val="21"/>
          <w:lang w:val="en-GB"/>
          <w:rPrChange w:id="367" w:author="rongquan zhai" w:date="2024-12-27T14:50:00Z" w16du:dateUtc="2024-12-27T06:50:00Z">
            <w:rPr>
              <w:rFonts w:ascii="Times New Roman" w:hAnsi="Times New Roman" w:cs="Times New Roman"/>
              <w:sz w:val="24"/>
              <w:lang w:val="en-GB"/>
            </w:rPr>
          </w:rPrChange>
        </w:rPr>
        <w:t xml:space="preserve"> de France (00081242), the </w:t>
      </w:r>
      <w:proofErr w:type="spellStart"/>
      <w:r w:rsidRPr="007F70A9">
        <w:rPr>
          <w:rFonts w:ascii="Times New Roman" w:hAnsi="Times New Roman" w:cs="Times New Roman"/>
          <w:szCs w:val="21"/>
          <w:lang w:val="en-GB"/>
          <w:rPrChange w:id="368" w:author="rongquan zhai" w:date="2024-12-27T14:50:00Z" w16du:dateUtc="2024-12-27T06:50:00Z">
            <w:rPr>
              <w:rFonts w:ascii="Times New Roman" w:hAnsi="Times New Roman" w:cs="Times New Roman"/>
              <w:sz w:val="24"/>
              <w:lang w:val="en-GB"/>
            </w:rPr>
          </w:rPrChange>
        </w:rPr>
        <w:t>Fondation</w:t>
      </w:r>
      <w:proofErr w:type="spellEnd"/>
      <w:r w:rsidRPr="007F70A9">
        <w:rPr>
          <w:rFonts w:ascii="Times New Roman" w:hAnsi="Times New Roman" w:cs="Times New Roman"/>
          <w:szCs w:val="21"/>
          <w:lang w:val="en-GB"/>
          <w:rPrChange w:id="369" w:author="rongquan zhai" w:date="2024-12-27T14:50:00Z" w16du:dateUtc="2024-12-27T06:50:00Z">
            <w:rPr>
              <w:rFonts w:ascii="Times New Roman" w:hAnsi="Times New Roman" w:cs="Times New Roman"/>
              <w:sz w:val="24"/>
              <w:lang w:val="en-GB"/>
            </w:rPr>
          </w:rPrChange>
        </w:rPr>
        <w:t xml:space="preserve"> pour la Recherche </w:t>
      </w:r>
      <w:proofErr w:type="spellStart"/>
      <w:r w:rsidRPr="007F70A9">
        <w:rPr>
          <w:rFonts w:ascii="Times New Roman" w:hAnsi="Times New Roman" w:cs="Times New Roman"/>
          <w:szCs w:val="21"/>
          <w:lang w:val="en-GB"/>
          <w:rPrChange w:id="370" w:author="rongquan zhai" w:date="2024-12-27T14:50:00Z" w16du:dateUtc="2024-12-27T06:50:00Z">
            <w:rPr>
              <w:rFonts w:ascii="Times New Roman" w:hAnsi="Times New Roman" w:cs="Times New Roman"/>
              <w:sz w:val="24"/>
              <w:lang w:val="en-GB"/>
            </w:rPr>
          </w:rPrChange>
        </w:rPr>
        <w:t>Médicale</w:t>
      </w:r>
      <w:proofErr w:type="spellEnd"/>
      <w:r w:rsidRPr="007F70A9">
        <w:rPr>
          <w:rFonts w:ascii="Times New Roman" w:hAnsi="Times New Roman" w:cs="Times New Roman"/>
          <w:szCs w:val="21"/>
          <w:lang w:val="en-GB"/>
          <w:rPrChange w:id="371" w:author="rongquan zhai" w:date="2024-12-27T14:50:00Z" w16du:dateUtc="2024-12-27T06:50:00Z">
            <w:rPr>
              <w:rFonts w:ascii="Times New Roman" w:hAnsi="Times New Roman" w:cs="Times New Roman"/>
              <w:sz w:val="24"/>
              <w:lang w:val="en-GB"/>
            </w:rPr>
          </w:rPrChange>
        </w:rPr>
        <w:t xml:space="preserve"> (DPA20140629802), the Mission </w:t>
      </w:r>
      <w:proofErr w:type="spellStart"/>
      <w:r w:rsidRPr="007F70A9">
        <w:rPr>
          <w:rFonts w:ascii="Times New Roman" w:hAnsi="Times New Roman" w:cs="Times New Roman"/>
          <w:szCs w:val="21"/>
          <w:lang w:val="en-GB"/>
          <w:rPrChange w:id="372" w:author="rongquan zhai" w:date="2024-12-27T14:50:00Z" w16du:dateUtc="2024-12-27T06:50:00Z">
            <w:rPr>
              <w:rFonts w:ascii="Times New Roman" w:hAnsi="Times New Roman" w:cs="Times New Roman"/>
              <w:sz w:val="24"/>
              <w:lang w:val="en-GB"/>
            </w:rPr>
          </w:rPrChange>
        </w:rPr>
        <w:t>Interministérielle</w:t>
      </w:r>
      <w:proofErr w:type="spellEnd"/>
      <w:r w:rsidRPr="007F70A9">
        <w:rPr>
          <w:rFonts w:ascii="Times New Roman" w:hAnsi="Times New Roman" w:cs="Times New Roman"/>
          <w:szCs w:val="21"/>
          <w:lang w:val="en-GB"/>
          <w:rPrChange w:id="373" w:author="rongquan zhai" w:date="2024-12-27T14:50:00Z" w16du:dateUtc="2024-12-27T06:50:00Z">
            <w:rPr>
              <w:rFonts w:ascii="Times New Roman" w:hAnsi="Times New Roman" w:cs="Times New Roman"/>
              <w:sz w:val="24"/>
              <w:lang w:val="en-GB"/>
            </w:rPr>
          </w:rPrChange>
        </w:rPr>
        <w:t xml:space="preserve"> de Lutte-</w:t>
      </w:r>
      <w:proofErr w:type="spellStart"/>
      <w:r w:rsidRPr="007F70A9">
        <w:rPr>
          <w:rFonts w:ascii="Times New Roman" w:hAnsi="Times New Roman" w:cs="Times New Roman"/>
          <w:szCs w:val="21"/>
          <w:lang w:val="en-GB"/>
          <w:rPrChange w:id="374" w:author="rongquan zhai" w:date="2024-12-27T14:50:00Z" w16du:dateUtc="2024-12-27T06:50:00Z">
            <w:rPr>
              <w:rFonts w:ascii="Times New Roman" w:hAnsi="Times New Roman" w:cs="Times New Roman"/>
              <w:sz w:val="24"/>
              <w:lang w:val="en-GB"/>
            </w:rPr>
          </w:rPrChange>
        </w:rPr>
        <w:t>contre</w:t>
      </w:r>
      <w:proofErr w:type="spellEnd"/>
      <w:r w:rsidRPr="007F70A9">
        <w:rPr>
          <w:rFonts w:ascii="Times New Roman" w:hAnsi="Times New Roman" w:cs="Times New Roman"/>
          <w:szCs w:val="21"/>
          <w:lang w:val="en-GB"/>
          <w:rPrChange w:id="375" w:author="rongquan zhai" w:date="2024-12-27T14:50:00Z" w16du:dateUtc="2024-12-27T06:50:00Z">
            <w:rPr>
              <w:rFonts w:ascii="Times New Roman" w:hAnsi="Times New Roman" w:cs="Times New Roman"/>
              <w:sz w:val="24"/>
              <w:lang w:val="en-GB"/>
            </w:rPr>
          </w:rPrChange>
        </w:rPr>
        <w:t>-les-Drogues-et-les-</w:t>
      </w:r>
      <w:proofErr w:type="spellStart"/>
      <w:r w:rsidRPr="007F70A9">
        <w:rPr>
          <w:rFonts w:ascii="Times New Roman" w:hAnsi="Times New Roman" w:cs="Times New Roman"/>
          <w:szCs w:val="21"/>
          <w:lang w:val="en-GB"/>
          <w:rPrChange w:id="376" w:author="rongquan zhai" w:date="2024-12-27T14:50:00Z" w16du:dateUtc="2024-12-27T06:50:00Z">
            <w:rPr>
              <w:rFonts w:ascii="Times New Roman" w:hAnsi="Times New Roman" w:cs="Times New Roman"/>
              <w:sz w:val="24"/>
              <w:lang w:val="en-GB"/>
            </w:rPr>
          </w:rPrChange>
        </w:rPr>
        <w:t>Conduites</w:t>
      </w:r>
      <w:proofErr w:type="spellEnd"/>
      <w:r w:rsidRPr="007F70A9">
        <w:rPr>
          <w:rFonts w:ascii="Times New Roman" w:hAnsi="Times New Roman" w:cs="Times New Roman"/>
          <w:szCs w:val="21"/>
          <w:lang w:val="en-GB"/>
          <w:rPrChange w:id="377" w:author="rongquan zhai" w:date="2024-12-27T14:50:00Z" w16du:dateUtc="2024-12-27T06:50:00Z">
            <w:rPr>
              <w:rFonts w:ascii="Times New Roman" w:hAnsi="Times New Roman" w:cs="Times New Roman"/>
              <w:sz w:val="24"/>
              <w:lang w:val="en-GB"/>
            </w:rPr>
          </w:rPrChange>
        </w:rPr>
        <w:t>–</w:t>
      </w:r>
      <w:proofErr w:type="spellStart"/>
      <w:r w:rsidRPr="007F70A9">
        <w:rPr>
          <w:rFonts w:ascii="Times New Roman" w:hAnsi="Times New Roman" w:cs="Times New Roman"/>
          <w:szCs w:val="21"/>
          <w:lang w:val="en-GB"/>
          <w:rPrChange w:id="378" w:author="rongquan zhai" w:date="2024-12-27T14:50:00Z" w16du:dateUtc="2024-12-27T06:50:00Z">
            <w:rPr>
              <w:rFonts w:ascii="Times New Roman" w:hAnsi="Times New Roman" w:cs="Times New Roman"/>
              <w:sz w:val="24"/>
              <w:lang w:val="en-GB"/>
            </w:rPr>
          </w:rPrChange>
        </w:rPr>
        <w:t>Addictives</w:t>
      </w:r>
      <w:proofErr w:type="spellEnd"/>
      <w:r w:rsidRPr="007F70A9">
        <w:rPr>
          <w:rFonts w:ascii="Times New Roman" w:hAnsi="Times New Roman" w:cs="Times New Roman"/>
          <w:szCs w:val="21"/>
          <w:lang w:val="en-GB"/>
          <w:rPrChange w:id="379" w:author="rongquan zhai" w:date="2024-12-27T14:50:00Z" w16du:dateUtc="2024-12-27T06:50:00Z">
            <w:rPr>
              <w:rFonts w:ascii="Times New Roman" w:hAnsi="Times New Roman" w:cs="Times New Roman"/>
              <w:sz w:val="24"/>
              <w:lang w:val="en-GB"/>
            </w:rPr>
          </w:rPrChange>
        </w:rPr>
        <w:t xml:space="preserve"> (MILDECA), the Assistance-</w:t>
      </w:r>
      <w:proofErr w:type="spellStart"/>
      <w:r w:rsidRPr="007F70A9">
        <w:rPr>
          <w:rFonts w:ascii="Times New Roman" w:hAnsi="Times New Roman" w:cs="Times New Roman"/>
          <w:szCs w:val="21"/>
          <w:lang w:val="en-GB"/>
          <w:rPrChange w:id="380" w:author="rongquan zhai" w:date="2024-12-27T14:50:00Z" w16du:dateUtc="2024-12-27T06:50:00Z">
            <w:rPr>
              <w:rFonts w:ascii="Times New Roman" w:hAnsi="Times New Roman" w:cs="Times New Roman"/>
              <w:sz w:val="24"/>
              <w:lang w:val="en-GB"/>
            </w:rPr>
          </w:rPrChange>
        </w:rPr>
        <w:t>Publique</w:t>
      </w:r>
      <w:proofErr w:type="spellEnd"/>
      <w:r w:rsidRPr="007F70A9">
        <w:rPr>
          <w:rFonts w:ascii="Times New Roman" w:hAnsi="Times New Roman" w:cs="Times New Roman"/>
          <w:szCs w:val="21"/>
          <w:lang w:val="en-GB"/>
          <w:rPrChange w:id="381" w:author="rongquan zhai" w:date="2024-12-27T14:50:00Z" w16du:dateUtc="2024-12-27T06:50:00Z">
            <w:rPr>
              <w:rFonts w:ascii="Times New Roman" w:hAnsi="Times New Roman" w:cs="Times New Roman"/>
              <w:sz w:val="24"/>
              <w:lang w:val="en-GB"/>
            </w:rPr>
          </w:rPrChange>
        </w:rPr>
        <w:t>–</w:t>
      </w:r>
      <w:proofErr w:type="spellStart"/>
      <w:r w:rsidRPr="007F70A9">
        <w:rPr>
          <w:rFonts w:ascii="Times New Roman" w:hAnsi="Times New Roman" w:cs="Times New Roman"/>
          <w:szCs w:val="21"/>
          <w:lang w:val="en-GB"/>
          <w:rPrChange w:id="382" w:author="rongquan zhai" w:date="2024-12-27T14:50:00Z" w16du:dateUtc="2024-12-27T06:50:00Z">
            <w:rPr>
              <w:rFonts w:ascii="Times New Roman" w:hAnsi="Times New Roman" w:cs="Times New Roman"/>
              <w:sz w:val="24"/>
              <w:lang w:val="en-GB"/>
            </w:rPr>
          </w:rPrChange>
        </w:rPr>
        <w:t>Hôpitaux</w:t>
      </w:r>
      <w:proofErr w:type="spellEnd"/>
      <w:r w:rsidRPr="007F70A9">
        <w:rPr>
          <w:rFonts w:ascii="Times New Roman" w:hAnsi="Times New Roman" w:cs="Times New Roman"/>
          <w:szCs w:val="21"/>
          <w:lang w:val="en-GB"/>
          <w:rPrChange w:id="383" w:author="rongquan zhai" w:date="2024-12-27T14:50:00Z" w16du:dateUtc="2024-12-27T06:50:00Z">
            <w:rPr>
              <w:rFonts w:ascii="Times New Roman" w:hAnsi="Times New Roman" w:cs="Times New Roman"/>
              <w:sz w:val="24"/>
              <w:lang w:val="en-GB"/>
            </w:rPr>
          </w:rPrChange>
        </w:rPr>
        <w:t xml:space="preserve">-de-Paris and INSERM (interface grant), Paris Sud University IDEX 2012, the </w:t>
      </w:r>
      <w:proofErr w:type="spellStart"/>
      <w:r w:rsidRPr="007F70A9">
        <w:rPr>
          <w:rFonts w:ascii="Times New Roman" w:hAnsi="Times New Roman" w:cs="Times New Roman"/>
          <w:szCs w:val="21"/>
          <w:lang w:val="en-GB"/>
          <w:rPrChange w:id="384" w:author="rongquan zhai" w:date="2024-12-27T14:50:00Z" w16du:dateUtc="2024-12-27T06:50:00Z">
            <w:rPr>
              <w:rFonts w:ascii="Times New Roman" w:hAnsi="Times New Roman" w:cs="Times New Roman"/>
              <w:sz w:val="24"/>
              <w:lang w:val="en-GB"/>
            </w:rPr>
          </w:rPrChange>
        </w:rPr>
        <w:t>Fondation</w:t>
      </w:r>
      <w:proofErr w:type="spellEnd"/>
      <w:r w:rsidRPr="007F70A9">
        <w:rPr>
          <w:rFonts w:ascii="Times New Roman" w:hAnsi="Times New Roman" w:cs="Times New Roman"/>
          <w:szCs w:val="21"/>
          <w:lang w:val="en-GB"/>
          <w:rPrChange w:id="385" w:author="rongquan zhai" w:date="2024-12-27T14:50:00Z" w16du:dateUtc="2024-12-27T06:50:00Z">
            <w:rPr>
              <w:rFonts w:ascii="Times New Roman" w:hAnsi="Times New Roman" w:cs="Times New Roman"/>
              <w:sz w:val="24"/>
              <w:lang w:val="en-GB"/>
            </w:rPr>
          </w:rPrChange>
        </w:rPr>
        <w:t xml:space="preserve"> de </w:t>
      </w:r>
      <w:proofErr w:type="spellStart"/>
      <w:r w:rsidRPr="007F70A9">
        <w:rPr>
          <w:rFonts w:ascii="Times New Roman" w:hAnsi="Times New Roman" w:cs="Times New Roman"/>
          <w:szCs w:val="21"/>
          <w:lang w:val="en-GB"/>
          <w:rPrChange w:id="386" w:author="rongquan zhai" w:date="2024-12-27T14:50:00Z" w16du:dateUtc="2024-12-27T06:50:00Z">
            <w:rPr>
              <w:rFonts w:ascii="Times New Roman" w:hAnsi="Times New Roman" w:cs="Times New Roman"/>
              <w:sz w:val="24"/>
              <w:lang w:val="en-GB"/>
            </w:rPr>
          </w:rPrChange>
        </w:rPr>
        <w:t>l’Avenir</w:t>
      </w:r>
      <w:proofErr w:type="spellEnd"/>
      <w:r w:rsidRPr="007F70A9">
        <w:rPr>
          <w:rFonts w:ascii="Times New Roman" w:hAnsi="Times New Roman" w:cs="Times New Roman"/>
          <w:szCs w:val="21"/>
          <w:lang w:val="en-GB"/>
          <w:rPrChange w:id="387" w:author="rongquan zhai" w:date="2024-12-27T14:50:00Z" w16du:dateUtc="2024-12-27T06:50:00Z">
            <w:rPr>
              <w:rFonts w:ascii="Times New Roman" w:hAnsi="Times New Roman" w:cs="Times New Roman"/>
              <w:sz w:val="24"/>
              <w:lang w:val="en-GB"/>
            </w:rPr>
          </w:rPrChange>
        </w:rPr>
        <w:t xml:space="preserve"> (grant AP-RM-17-013 ), the Fédération pour la Recherche sur le </w:t>
      </w:r>
      <w:proofErr w:type="spellStart"/>
      <w:r w:rsidRPr="007F70A9">
        <w:rPr>
          <w:rFonts w:ascii="Times New Roman" w:hAnsi="Times New Roman" w:cs="Times New Roman"/>
          <w:szCs w:val="21"/>
          <w:lang w:val="en-GB"/>
          <w:rPrChange w:id="388" w:author="rongquan zhai" w:date="2024-12-27T14:50:00Z" w16du:dateUtc="2024-12-27T06:50:00Z">
            <w:rPr>
              <w:rFonts w:ascii="Times New Roman" w:hAnsi="Times New Roman" w:cs="Times New Roman"/>
              <w:sz w:val="24"/>
              <w:lang w:val="en-GB"/>
            </w:rPr>
          </w:rPrChange>
        </w:rPr>
        <w:t>Cerveau</w:t>
      </w:r>
      <w:proofErr w:type="spellEnd"/>
      <w:r w:rsidRPr="007F70A9">
        <w:rPr>
          <w:rFonts w:ascii="Times New Roman" w:hAnsi="Times New Roman" w:cs="Times New Roman"/>
          <w:szCs w:val="21"/>
          <w:lang w:val="en-GB"/>
          <w:rPrChange w:id="389" w:author="rongquan zhai" w:date="2024-12-27T14:50:00Z" w16du:dateUtc="2024-12-27T06:50:00Z">
            <w:rPr>
              <w:rFonts w:ascii="Times New Roman" w:hAnsi="Times New Roman" w:cs="Times New Roman"/>
              <w:sz w:val="24"/>
              <w:lang w:val="en-GB"/>
            </w:rPr>
          </w:rPrChange>
        </w:rPr>
        <w:t>; the National Institute for Health Research (NIHR) Policy Research Programme (project ref. PR-ST-0416-10001). The views expressed in this article are those of the authors and not necessarily those of the national funding agencies or ERANID.</w:t>
      </w:r>
      <w:r w:rsidR="00052887" w:rsidRPr="007F70A9">
        <w:rPr>
          <w:rFonts w:ascii="Times New Roman" w:hAnsi="Times New Roman" w:cs="Times New Roman"/>
          <w:szCs w:val="21"/>
          <w:lang w:val="en-GB"/>
          <w:rPrChange w:id="390" w:author="rongquan zhai" w:date="2024-12-27T14:50:00Z" w16du:dateUtc="2024-12-27T06:50:00Z">
            <w:rPr>
              <w:rFonts w:ascii="Times New Roman" w:hAnsi="Times New Roman" w:cs="Times New Roman"/>
              <w:sz w:val="24"/>
              <w:lang w:val="en-GB"/>
            </w:rPr>
          </w:rPrChange>
        </w:rPr>
        <w:t xml:space="preserve"> W. Ding is partially supported by the Science and Technology Commission of Shanghai Municipality (No. 23ZR1403000) and the National Natural Science Foundation of China (No. 12471481).</w:t>
      </w:r>
    </w:p>
    <w:p w14:paraId="0A7036DA" w14:textId="77777777" w:rsidR="008F2401" w:rsidRPr="007F70A9" w:rsidRDefault="008F2401" w:rsidP="008F2401">
      <w:pPr>
        <w:rPr>
          <w:rFonts w:ascii="Times New Roman" w:hAnsi="Times New Roman" w:cs="Times New Roman"/>
          <w:b/>
          <w:bCs/>
          <w:sz w:val="36"/>
          <w:szCs w:val="36"/>
          <w:lang w:val="en-GB"/>
          <w:rPrChange w:id="391" w:author="rongquan zhai" w:date="2024-12-27T14:51:00Z" w16du:dateUtc="2024-12-27T06:51:00Z">
            <w:rPr>
              <w:rFonts w:ascii="Times New Roman" w:hAnsi="Times New Roman" w:cs="Times New Roman"/>
              <w:b/>
              <w:bCs/>
              <w:sz w:val="28"/>
              <w:szCs w:val="28"/>
              <w:lang w:val="en-GB"/>
            </w:rPr>
          </w:rPrChange>
        </w:rPr>
      </w:pPr>
      <w:r w:rsidRPr="007F70A9">
        <w:rPr>
          <w:rFonts w:ascii="Times New Roman" w:hAnsi="Times New Roman" w:cs="Times New Roman"/>
          <w:b/>
          <w:bCs/>
          <w:sz w:val="36"/>
          <w:szCs w:val="36"/>
          <w:lang w:val="en-GB"/>
          <w:rPrChange w:id="392" w:author="rongquan zhai" w:date="2024-12-27T14:51:00Z" w16du:dateUtc="2024-12-27T06:51:00Z">
            <w:rPr>
              <w:rFonts w:ascii="Times New Roman" w:hAnsi="Times New Roman" w:cs="Times New Roman"/>
              <w:b/>
              <w:bCs/>
              <w:sz w:val="28"/>
              <w:szCs w:val="28"/>
              <w:lang w:val="en-GB"/>
            </w:rPr>
          </w:rPrChange>
        </w:rPr>
        <w:t>Author contributions</w:t>
      </w:r>
    </w:p>
    <w:p w14:paraId="0DF4EE5D" w14:textId="77777777" w:rsidR="008F2401" w:rsidRPr="007F70A9" w:rsidRDefault="008F2401" w:rsidP="007107F5">
      <w:pPr>
        <w:spacing w:line="360" w:lineRule="auto"/>
        <w:rPr>
          <w:rFonts w:ascii="Times New Roman" w:hAnsi="Times New Roman" w:cs="Times New Roman"/>
          <w:szCs w:val="21"/>
          <w:lang w:val="en-GB"/>
          <w:rPrChange w:id="393" w:author="rongquan zhai" w:date="2024-12-27T14:50:00Z" w16du:dateUtc="2024-12-27T06:50:00Z">
            <w:rPr>
              <w:rFonts w:ascii="Times New Roman" w:hAnsi="Times New Roman" w:cs="Times New Roman"/>
              <w:sz w:val="24"/>
              <w:lang w:val="en-GB"/>
            </w:rPr>
          </w:rPrChange>
        </w:rPr>
      </w:pPr>
      <w:proofErr w:type="spellStart"/>
      <w:r w:rsidRPr="007F70A9">
        <w:rPr>
          <w:rFonts w:ascii="Times New Roman" w:hAnsi="Times New Roman" w:cs="Times New Roman"/>
          <w:szCs w:val="21"/>
          <w:lang w:val="en-GB"/>
          <w:rPrChange w:id="394" w:author="rongquan zhai" w:date="2024-12-27T14:50:00Z" w16du:dateUtc="2024-12-27T06:50:00Z">
            <w:rPr>
              <w:rFonts w:ascii="Times New Roman" w:hAnsi="Times New Roman" w:cs="Times New Roman"/>
              <w:sz w:val="24"/>
              <w:lang w:val="en-GB"/>
            </w:rPr>
          </w:rPrChange>
        </w:rPr>
        <w:t>Tianye</w:t>
      </w:r>
      <w:proofErr w:type="spellEnd"/>
      <w:r w:rsidRPr="007F70A9">
        <w:rPr>
          <w:rFonts w:ascii="Times New Roman" w:hAnsi="Times New Roman" w:cs="Times New Roman"/>
          <w:szCs w:val="21"/>
          <w:lang w:val="en-GB"/>
          <w:rPrChange w:id="395" w:author="rongquan zhai" w:date="2024-12-27T14:50:00Z" w16du:dateUtc="2024-12-27T06:50:00Z">
            <w:rPr>
              <w:rFonts w:ascii="Times New Roman" w:hAnsi="Times New Roman" w:cs="Times New Roman"/>
              <w:sz w:val="24"/>
              <w:lang w:val="en-GB"/>
            </w:rPr>
          </w:rPrChange>
        </w:rPr>
        <w:t xml:space="preserve"> Jia and Jianfeng Feng conceptualized the study. </w:t>
      </w:r>
      <w:proofErr w:type="spellStart"/>
      <w:r w:rsidRPr="007F70A9">
        <w:rPr>
          <w:rFonts w:ascii="Times New Roman" w:hAnsi="Times New Roman" w:cs="Times New Roman"/>
          <w:szCs w:val="21"/>
          <w:lang w:val="en-GB"/>
          <w:rPrChange w:id="396" w:author="rongquan zhai" w:date="2024-12-27T14:50:00Z" w16du:dateUtc="2024-12-27T06:50:00Z">
            <w:rPr>
              <w:rFonts w:ascii="Times New Roman" w:hAnsi="Times New Roman" w:cs="Times New Roman"/>
              <w:sz w:val="24"/>
              <w:lang w:val="en-GB"/>
            </w:rPr>
          </w:rPrChange>
        </w:rPr>
        <w:t>Rongquan</w:t>
      </w:r>
      <w:proofErr w:type="spellEnd"/>
      <w:r w:rsidRPr="007F70A9">
        <w:rPr>
          <w:rFonts w:ascii="Times New Roman" w:hAnsi="Times New Roman" w:cs="Times New Roman"/>
          <w:szCs w:val="21"/>
          <w:lang w:val="en-GB"/>
          <w:rPrChange w:id="397" w:author="rongquan zhai" w:date="2024-12-27T14:50:00Z" w16du:dateUtc="2024-12-27T06:50:00Z">
            <w:rPr>
              <w:rFonts w:ascii="Times New Roman" w:hAnsi="Times New Roman" w:cs="Times New Roman"/>
              <w:sz w:val="24"/>
              <w:lang w:val="en-GB"/>
            </w:rPr>
          </w:rPrChange>
        </w:rPr>
        <w:t xml:space="preserve"> Zhai, </w:t>
      </w:r>
      <w:proofErr w:type="spellStart"/>
      <w:r w:rsidRPr="007F70A9">
        <w:rPr>
          <w:rFonts w:ascii="Times New Roman" w:hAnsi="Times New Roman" w:cs="Times New Roman"/>
          <w:szCs w:val="21"/>
          <w:lang w:val="en-GB"/>
          <w:rPrChange w:id="398" w:author="rongquan zhai" w:date="2024-12-27T14:50:00Z" w16du:dateUtc="2024-12-27T06:50:00Z">
            <w:rPr>
              <w:rFonts w:ascii="Times New Roman" w:hAnsi="Times New Roman" w:cs="Times New Roman"/>
              <w:sz w:val="24"/>
              <w:lang w:val="en-GB"/>
            </w:rPr>
          </w:rPrChange>
        </w:rPr>
        <w:t>Shitong</w:t>
      </w:r>
      <w:proofErr w:type="spellEnd"/>
      <w:r w:rsidRPr="007F70A9">
        <w:rPr>
          <w:rFonts w:ascii="Times New Roman" w:hAnsi="Times New Roman" w:cs="Times New Roman"/>
          <w:szCs w:val="21"/>
          <w:lang w:val="en-GB"/>
          <w:rPrChange w:id="399" w:author="rongquan zhai" w:date="2024-12-27T14:50:00Z" w16du:dateUtc="2024-12-27T06:50:00Z">
            <w:rPr>
              <w:rFonts w:ascii="Times New Roman" w:hAnsi="Times New Roman" w:cs="Times New Roman"/>
              <w:sz w:val="24"/>
              <w:lang w:val="en-GB"/>
            </w:rPr>
          </w:rPrChange>
        </w:rPr>
        <w:t xml:space="preserve"> Xiang, and </w:t>
      </w:r>
      <w:proofErr w:type="spellStart"/>
      <w:r w:rsidRPr="007F70A9">
        <w:rPr>
          <w:rFonts w:ascii="Times New Roman" w:hAnsi="Times New Roman" w:cs="Times New Roman"/>
          <w:szCs w:val="21"/>
          <w:lang w:val="en-GB"/>
          <w:rPrChange w:id="400" w:author="rongquan zhai" w:date="2024-12-27T14:50:00Z" w16du:dateUtc="2024-12-27T06:50:00Z">
            <w:rPr>
              <w:rFonts w:ascii="Times New Roman" w:hAnsi="Times New Roman" w:cs="Times New Roman"/>
              <w:sz w:val="24"/>
              <w:lang w:val="en-GB"/>
            </w:rPr>
          </w:rPrChange>
        </w:rPr>
        <w:t>Tianye</w:t>
      </w:r>
      <w:proofErr w:type="spellEnd"/>
      <w:r w:rsidRPr="007F70A9">
        <w:rPr>
          <w:rFonts w:ascii="Times New Roman" w:hAnsi="Times New Roman" w:cs="Times New Roman"/>
          <w:szCs w:val="21"/>
          <w:lang w:val="en-GB"/>
          <w:rPrChange w:id="401" w:author="rongquan zhai" w:date="2024-12-27T14:50:00Z" w16du:dateUtc="2024-12-27T06:50:00Z">
            <w:rPr>
              <w:rFonts w:ascii="Times New Roman" w:hAnsi="Times New Roman" w:cs="Times New Roman"/>
              <w:sz w:val="24"/>
              <w:lang w:val="en-GB"/>
            </w:rPr>
          </w:rPrChange>
        </w:rPr>
        <w:t xml:space="preserve"> Jia designed the analytic approach; </w:t>
      </w:r>
      <w:proofErr w:type="spellStart"/>
      <w:r w:rsidRPr="007F70A9">
        <w:rPr>
          <w:rFonts w:ascii="Times New Roman" w:hAnsi="Times New Roman" w:cs="Times New Roman"/>
          <w:szCs w:val="21"/>
          <w:lang w:val="en-GB"/>
          <w:rPrChange w:id="402" w:author="rongquan zhai" w:date="2024-12-27T14:50:00Z" w16du:dateUtc="2024-12-27T06:50:00Z">
            <w:rPr>
              <w:rFonts w:ascii="Times New Roman" w:hAnsi="Times New Roman" w:cs="Times New Roman"/>
              <w:sz w:val="24"/>
              <w:lang w:val="en-GB"/>
            </w:rPr>
          </w:rPrChange>
        </w:rPr>
        <w:t>Rongquan</w:t>
      </w:r>
      <w:proofErr w:type="spellEnd"/>
      <w:r w:rsidRPr="007F70A9">
        <w:rPr>
          <w:rFonts w:ascii="Times New Roman" w:hAnsi="Times New Roman" w:cs="Times New Roman"/>
          <w:szCs w:val="21"/>
          <w:lang w:val="en-GB"/>
          <w:rPrChange w:id="403" w:author="rongquan zhai" w:date="2024-12-27T14:50:00Z" w16du:dateUtc="2024-12-27T06:50:00Z">
            <w:rPr>
              <w:rFonts w:ascii="Times New Roman" w:hAnsi="Times New Roman" w:cs="Times New Roman"/>
              <w:sz w:val="24"/>
              <w:lang w:val="en-GB"/>
            </w:rPr>
          </w:rPrChange>
        </w:rPr>
        <w:t xml:space="preserve"> Zhai </w:t>
      </w:r>
      <w:ins w:id="404" w:author="rongquan zhai" w:date="2024-12-27T14:52:00Z" w16du:dateUtc="2024-12-27T06:52:00Z">
        <w:r w:rsidR="007F70A9">
          <w:rPr>
            <w:rFonts w:ascii="Times New Roman" w:hAnsi="Times New Roman" w:cs="Times New Roman" w:hint="eastAsia"/>
            <w:szCs w:val="21"/>
            <w:lang w:val="en-GB"/>
          </w:rPr>
          <w:t>and</w:t>
        </w:r>
        <w:r w:rsidR="007F70A9">
          <w:rPr>
            <w:rFonts w:ascii="Times New Roman" w:hAnsi="Times New Roman" w:cs="Times New Roman"/>
            <w:szCs w:val="21"/>
          </w:rPr>
          <w:t xml:space="preserve"> </w:t>
        </w:r>
        <w:proofErr w:type="spellStart"/>
        <w:r w:rsidR="007F70A9">
          <w:rPr>
            <w:rFonts w:ascii="Times New Roman" w:hAnsi="Times New Roman" w:cs="Times New Roman"/>
            <w:szCs w:val="21"/>
          </w:rPr>
          <w:t>Dingwei</w:t>
        </w:r>
        <w:proofErr w:type="spellEnd"/>
        <w:r w:rsidR="007F70A9">
          <w:rPr>
            <w:rFonts w:ascii="Times New Roman" w:hAnsi="Times New Roman" w:cs="Times New Roman"/>
            <w:szCs w:val="21"/>
          </w:rPr>
          <w:t xml:space="preserve"> Yang </w:t>
        </w:r>
      </w:ins>
      <w:r w:rsidRPr="007F70A9">
        <w:rPr>
          <w:rFonts w:ascii="Times New Roman" w:hAnsi="Times New Roman" w:cs="Times New Roman"/>
          <w:szCs w:val="21"/>
          <w:lang w:val="en-GB"/>
          <w:rPrChange w:id="405" w:author="rongquan zhai" w:date="2024-12-27T14:50:00Z" w16du:dateUtc="2024-12-27T06:50:00Z">
            <w:rPr>
              <w:rFonts w:ascii="Times New Roman" w:hAnsi="Times New Roman" w:cs="Times New Roman"/>
              <w:sz w:val="24"/>
              <w:lang w:val="en-GB"/>
            </w:rPr>
          </w:rPrChange>
        </w:rPr>
        <w:t xml:space="preserve">analysed the data; </w:t>
      </w:r>
      <w:proofErr w:type="spellStart"/>
      <w:r w:rsidRPr="007F70A9">
        <w:rPr>
          <w:rFonts w:ascii="Times New Roman" w:hAnsi="Times New Roman" w:cs="Times New Roman"/>
          <w:szCs w:val="21"/>
          <w:lang w:val="en-GB"/>
          <w:rPrChange w:id="406" w:author="rongquan zhai" w:date="2024-12-27T14:50:00Z" w16du:dateUtc="2024-12-27T06:50:00Z">
            <w:rPr>
              <w:rFonts w:ascii="Times New Roman" w:hAnsi="Times New Roman" w:cs="Times New Roman"/>
              <w:sz w:val="24"/>
              <w:lang w:val="en-GB"/>
            </w:rPr>
          </w:rPrChange>
        </w:rPr>
        <w:t>Shitong</w:t>
      </w:r>
      <w:proofErr w:type="spellEnd"/>
      <w:r w:rsidRPr="007F70A9">
        <w:rPr>
          <w:rFonts w:ascii="Times New Roman" w:hAnsi="Times New Roman" w:cs="Times New Roman"/>
          <w:szCs w:val="21"/>
          <w:lang w:val="en-GB"/>
          <w:rPrChange w:id="407" w:author="rongquan zhai" w:date="2024-12-27T14:50:00Z" w16du:dateUtc="2024-12-27T06:50:00Z">
            <w:rPr>
              <w:rFonts w:ascii="Times New Roman" w:hAnsi="Times New Roman" w:cs="Times New Roman"/>
              <w:sz w:val="24"/>
              <w:lang w:val="en-GB"/>
            </w:rPr>
          </w:rPrChange>
        </w:rPr>
        <w:t xml:space="preserve"> Xiang helped in organizing the original </w:t>
      </w:r>
      <w:proofErr w:type="spellStart"/>
      <w:r w:rsidRPr="007F70A9">
        <w:rPr>
          <w:rFonts w:ascii="Times New Roman" w:hAnsi="Times New Roman" w:cs="Times New Roman"/>
          <w:szCs w:val="21"/>
          <w:lang w:val="en-GB"/>
          <w:rPrChange w:id="408" w:author="rongquan zhai" w:date="2024-12-27T14:50:00Z" w16du:dateUtc="2024-12-27T06:50:00Z">
            <w:rPr>
              <w:rFonts w:ascii="Times New Roman" w:hAnsi="Times New Roman" w:cs="Times New Roman"/>
              <w:sz w:val="24"/>
              <w:lang w:val="en-GB"/>
            </w:rPr>
          </w:rPrChange>
        </w:rPr>
        <w:t>behavioral</w:t>
      </w:r>
      <w:proofErr w:type="spellEnd"/>
      <w:r w:rsidRPr="007F70A9">
        <w:rPr>
          <w:rFonts w:ascii="Times New Roman" w:hAnsi="Times New Roman" w:cs="Times New Roman"/>
          <w:szCs w:val="21"/>
          <w:lang w:val="en-GB"/>
          <w:rPrChange w:id="409" w:author="rongquan zhai" w:date="2024-12-27T14:50:00Z" w16du:dateUtc="2024-12-27T06:50:00Z">
            <w:rPr>
              <w:rFonts w:ascii="Times New Roman" w:hAnsi="Times New Roman" w:cs="Times New Roman"/>
              <w:sz w:val="24"/>
              <w:lang w:val="en-GB"/>
            </w:rPr>
          </w:rPrChange>
        </w:rPr>
        <w:t xml:space="preserve"> scale and preprocessing the imaging data; </w:t>
      </w:r>
      <w:proofErr w:type="spellStart"/>
      <w:r w:rsidRPr="007F70A9">
        <w:rPr>
          <w:rFonts w:ascii="Times New Roman" w:hAnsi="Times New Roman" w:cs="Times New Roman"/>
          <w:szCs w:val="21"/>
          <w:lang w:val="en-GB"/>
          <w:rPrChange w:id="410" w:author="rongquan zhai" w:date="2024-12-27T14:50:00Z" w16du:dateUtc="2024-12-27T06:50:00Z">
            <w:rPr>
              <w:rFonts w:ascii="Times New Roman" w:hAnsi="Times New Roman" w:cs="Times New Roman"/>
              <w:sz w:val="24"/>
              <w:lang w:val="en-GB"/>
            </w:rPr>
          </w:rPrChange>
        </w:rPr>
        <w:t>Xuefei</w:t>
      </w:r>
      <w:proofErr w:type="spellEnd"/>
      <w:r w:rsidRPr="007F70A9">
        <w:rPr>
          <w:rFonts w:ascii="Times New Roman" w:hAnsi="Times New Roman" w:cs="Times New Roman"/>
          <w:szCs w:val="21"/>
          <w:lang w:val="en-GB"/>
          <w:rPrChange w:id="411" w:author="rongquan zhai" w:date="2024-12-27T14:50:00Z" w16du:dateUtc="2024-12-27T06:50:00Z">
            <w:rPr>
              <w:rFonts w:ascii="Times New Roman" w:hAnsi="Times New Roman" w:cs="Times New Roman"/>
              <w:sz w:val="24"/>
              <w:lang w:val="en-GB"/>
            </w:rPr>
          </w:rPrChange>
        </w:rPr>
        <w:t xml:space="preserve"> Wang and Chen Zheng helped for visualizations; </w:t>
      </w:r>
      <w:proofErr w:type="spellStart"/>
      <w:r w:rsidRPr="007F70A9">
        <w:rPr>
          <w:rFonts w:ascii="Times New Roman" w:hAnsi="Times New Roman" w:cs="Times New Roman"/>
          <w:szCs w:val="21"/>
          <w:lang w:val="en-GB"/>
          <w:rPrChange w:id="412" w:author="rongquan zhai" w:date="2024-12-27T14:50:00Z" w16du:dateUtc="2024-12-27T06:50:00Z">
            <w:rPr>
              <w:rFonts w:ascii="Times New Roman" w:hAnsi="Times New Roman" w:cs="Times New Roman"/>
              <w:sz w:val="24"/>
              <w:lang w:val="en-GB"/>
            </w:rPr>
          </w:rPrChange>
        </w:rPr>
        <w:t>Rongquan</w:t>
      </w:r>
      <w:proofErr w:type="spellEnd"/>
      <w:r w:rsidRPr="007F70A9">
        <w:rPr>
          <w:rFonts w:ascii="Times New Roman" w:hAnsi="Times New Roman" w:cs="Times New Roman"/>
          <w:szCs w:val="21"/>
          <w:lang w:val="en-GB"/>
          <w:rPrChange w:id="413" w:author="rongquan zhai" w:date="2024-12-27T14:50:00Z" w16du:dateUtc="2024-12-27T06:50:00Z">
            <w:rPr>
              <w:rFonts w:ascii="Times New Roman" w:hAnsi="Times New Roman" w:cs="Times New Roman"/>
              <w:sz w:val="24"/>
              <w:lang w:val="en-GB"/>
            </w:rPr>
          </w:rPrChange>
        </w:rPr>
        <w:t xml:space="preserve"> Zhai drafted the manuscript; </w:t>
      </w:r>
      <w:proofErr w:type="spellStart"/>
      <w:r w:rsidRPr="007F70A9">
        <w:rPr>
          <w:rFonts w:ascii="Times New Roman" w:hAnsi="Times New Roman" w:cs="Times New Roman"/>
          <w:szCs w:val="21"/>
          <w:lang w:val="en-GB"/>
          <w:rPrChange w:id="414" w:author="rongquan zhai" w:date="2024-12-27T14:50:00Z" w16du:dateUtc="2024-12-27T06:50:00Z">
            <w:rPr>
              <w:rFonts w:ascii="Times New Roman" w:hAnsi="Times New Roman" w:cs="Times New Roman"/>
              <w:sz w:val="24"/>
              <w:lang w:val="en-GB"/>
            </w:rPr>
          </w:rPrChange>
        </w:rPr>
        <w:t>Rongquan</w:t>
      </w:r>
      <w:proofErr w:type="spellEnd"/>
      <w:r w:rsidRPr="007F70A9">
        <w:rPr>
          <w:rFonts w:ascii="Times New Roman" w:hAnsi="Times New Roman" w:cs="Times New Roman"/>
          <w:szCs w:val="21"/>
          <w:lang w:val="en-GB"/>
          <w:rPrChange w:id="415" w:author="rongquan zhai" w:date="2024-12-27T14:50:00Z" w16du:dateUtc="2024-12-27T06:50:00Z">
            <w:rPr>
              <w:rFonts w:ascii="Times New Roman" w:hAnsi="Times New Roman" w:cs="Times New Roman"/>
              <w:sz w:val="24"/>
              <w:lang w:val="en-GB"/>
            </w:rPr>
          </w:rPrChange>
        </w:rPr>
        <w:t xml:space="preserve"> Zhai and </w:t>
      </w:r>
      <w:proofErr w:type="spellStart"/>
      <w:r w:rsidRPr="007F70A9">
        <w:rPr>
          <w:rFonts w:ascii="Times New Roman" w:hAnsi="Times New Roman" w:cs="Times New Roman"/>
          <w:szCs w:val="21"/>
          <w:lang w:val="en-GB"/>
          <w:rPrChange w:id="416" w:author="rongquan zhai" w:date="2024-12-27T14:50:00Z" w16du:dateUtc="2024-12-27T06:50:00Z">
            <w:rPr>
              <w:rFonts w:ascii="Times New Roman" w:hAnsi="Times New Roman" w:cs="Times New Roman"/>
              <w:sz w:val="24"/>
              <w:lang w:val="en-GB"/>
            </w:rPr>
          </w:rPrChange>
        </w:rPr>
        <w:t>Tianye</w:t>
      </w:r>
      <w:proofErr w:type="spellEnd"/>
      <w:r w:rsidRPr="007F70A9">
        <w:rPr>
          <w:rFonts w:ascii="Times New Roman" w:hAnsi="Times New Roman" w:cs="Times New Roman"/>
          <w:szCs w:val="21"/>
          <w:lang w:val="en-GB"/>
          <w:rPrChange w:id="417" w:author="rongquan zhai" w:date="2024-12-27T14:50:00Z" w16du:dateUtc="2024-12-27T06:50:00Z">
            <w:rPr>
              <w:rFonts w:ascii="Times New Roman" w:hAnsi="Times New Roman" w:cs="Times New Roman"/>
              <w:sz w:val="24"/>
              <w:lang w:val="en-GB"/>
            </w:rPr>
          </w:rPrChange>
        </w:rPr>
        <w:t xml:space="preserve"> Jia revised the first draft; </w:t>
      </w:r>
      <w:proofErr w:type="spellStart"/>
      <w:r w:rsidRPr="007F70A9">
        <w:rPr>
          <w:rFonts w:ascii="Times New Roman" w:hAnsi="Times New Roman" w:cs="Times New Roman"/>
          <w:szCs w:val="21"/>
          <w:lang w:val="en-GB"/>
          <w:rPrChange w:id="418" w:author="rongquan zhai" w:date="2024-12-27T14:50:00Z" w16du:dateUtc="2024-12-27T06:50:00Z">
            <w:rPr>
              <w:rFonts w:ascii="Times New Roman" w:hAnsi="Times New Roman" w:cs="Times New Roman"/>
              <w:sz w:val="24"/>
              <w:lang w:val="en-GB"/>
            </w:rPr>
          </w:rPrChange>
        </w:rPr>
        <w:t>Rongquan</w:t>
      </w:r>
      <w:proofErr w:type="spellEnd"/>
      <w:r w:rsidRPr="007F70A9">
        <w:rPr>
          <w:rFonts w:ascii="Times New Roman" w:hAnsi="Times New Roman" w:cs="Times New Roman"/>
          <w:szCs w:val="21"/>
          <w:lang w:val="en-GB"/>
          <w:rPrChange w:id="419" w:author="rongquan zhai" w:date="2024-12-27T14:50:00Z" w16du:dateUtc="2024-12-27T06:50:00Z">
            <w:rPr>
              <w:rFonts w:ascii="Times New Roman" w:hAnsi="Times New Roman" w:cs="Times New Roman"/>
              <w:sz w:val="24"/>
              <w:lang w:val="en-GB"/>
            </w:rPr>
          </w:rPrChange>
        </w:rPr>
        <w:t xml:space="preserve"> Zhai, </w:t>
      </w:r>
      <w:proofErr w:type="spellStart"/>
      <w:r w:rsidRPr="007F70A9">
        <w:rPr>
          <w:rFonts w:ascii="Times New Roman" w:hAnsi="Times New Roman" w:cs="Times New Roman"/>
          <w:szCs w:val="21"/>
          <w:lang w:val="en-GB"/>
          <w:rPrChange w:id="420" w:author="rongquan zhai" w:date="2024-12-27T14:50:00Z" w16du:dateUtc="2024-12-27T06:50:00Z">
            <w:rPr>
              <w:rFonts w:ascii="Times New Roman" w:hAnsi="Times New Roman" w:cs="Times New Roman"/>
              <w:sz w:val="24"/>
              <w:lang w:val="en-GB"/>
            </w:rPr>
          </w:rPrChange>
        </w:rPr>
        <w:t>Shitong</w:t>
      </w:r>
      <w:proofErr w:type="spellEnd"/>
      <w:r w:rsidRPr="007F70A9">
        <w:rPr>
          <w:rFonts w:ascii="Times New Roman" w:hAnsi="Times New Roman" w:cs="Times New Roman"/>
          <w:szCs w:val="21"/>
          <w:lang w:val="en-GB"/>
          <w:rPrChange w:id="421" w:author="rongquan zhai" w:date="2024-12-27T14:50:00Z" w16du:dateUtc="2024-12-27T06:50:00Z">
            <w:rPr>
              <w:rFonts w:ascii="Times New Roman" w:hAnsi="Times New Roman" w:cs="Times New Roman"/>
              <w:sz w:val="24"/>
              <w:lang w:val="en-GB"/>
            </w:rPr>
          </w:rPrChange>
        </w:rPr>
        <w:t xml:space="preserve"> Xiang and </w:t>
      </w:r>
      <w:proofErr w:type="spellStart"/>
      <w:r w:rsidRPr="007F70A9">
        <w:rPr>
          <w:rFonts w:ascii="Times New Roman" w:hAnsi="Times New Roman" w:cs="Times New Roman"/>
          <w:szCs w:val="21"/>
          <w:lang w:val="en-GB"/>
          <w:rPrChange w:id="422" w:author="rongquan zhai" w:date="2024-12-27T14:50:00Z" w16du:dateUtc="2024-12-27T06:50:00Z">
            <w:rPr>
              <w:rFonts w:ascii="Times New Roman" w:hAnsi="Times New Roman" w:cs="Times New Roman"/>
              <w:sz w:val="24"/>
              <w:lang w:val="en-GB"/>
            </w:rPr>
          </w:rPrChange>
        </w:rPr>
        <w:t>Tianye</w:t>
      </w:r>
      <w:proofErr w:type="spellEnd"/>
      <w:r w:rsidRPr="007F70A9">
        <w:rPr>
          <w:rFonts w:ascii="Times New Roman" w:hAnsi="Times New Roman" w:cs="Times New Roman"/>
          <w:szCs w:val="21"/>
          <w:lang w:val="en-GB"/>
          <w:rPrChange w:id="423" w:author="rongquan zhai" w:date="2024-12-27T14:50:00Z" w16du:dateUtc="2024-12-27T06:50:00Z">
            <w:rPr>
              <w:rFonts w:ascii="Times New Roman" w:hAnsi="Times New Roman" w:cs="Times New Roman"/>
              <w:sz w:val="24"/>
              <w:lang w:val="en-GB"/>
            </w:rPr>
          </w:rPrChange>
        </w:rPr>
        <w:t xml:space="preserve"> Jia interpret the results; Tobias </w:t>
      </w:r>
      <w:proofErr w:type="spellStart"/>
      <w:r w:rsidRPr="007F70A9">
        <w:rPr>
          <w:rFonts w:ascii="Times New Roman" w:hAnsi="Times New Roman" w:cs="Times New Roman"/>
          <w:szCs w:val="21"/>
          <w:lang w:val="en-GB"/>
          <w:rPrChange w:id="424" w:author="rongquan zhai" w:date="2024-12-27T14:50:00Z" w16du:dateUtc="2024-12-27T06:50:00Z">
            <w:rPr>
              <w:rFonts w:ascii="Times New Roman" w:hAnsi="Times New Roman" w:cs="Times New Roman"/>
              <w:sz w:val="24"/>
              <w:lang w:val="en-GB"/>
            </w:rPr>
          </w:rPrChange>
        </w:rPr>
        <w:t>Banaschewski</w:t>
      </w:r>
      <w:proofErr w:type="spellEnd"/>
      <w:r w:rsidRPr="007F70A9">
        <w:rPr>
          <w:rFonts w:ascii="Times New Roman" w:hAnsi="Times New Roman" w:cs="Times New Roman"/>
          <w:szCs w:val="21"/>
          <w:lang w:val="en-GB"/>
          <w:rPrChange w:id="425" w:author="rongquan zhai" w:date="2024-12-27T14:50:00Z" w16du:dateUtc="2024-12-27T06:50:00Z">
            <w:rPr>
              <w:rFonts w:ascii="Times New Roman" w:hAnsi="Times New Roman" w:cs="Times New Roman"/>
              <w:sz w:val="24"/>
              <w:lang w:val="en-GB"/>
            </w:rPr>
          </w:rPrChange>
        </w:rPr>
        <w:t xml:space="preserve">, Arun L.W. </w:t>
      </w:r>
      <w:proofErr w:type="spellStart"/>
      <w:r w:rsidRPr="007F70A9">
        <w:rPr>
          <w:rFonts w:ascii="Times New Roman" w:hAnsi="Times New Roman" w:cs="Times New Roman"/>
          <w:szCs w:val="21"/>
          <w:lang w:val="en-GB"/>
          <w:rPrChange w:id="426" w:author="rongquan zhai" w:date="2024-12-27T14:50:00Z" w16du:dateUtc="2024-12-27T06:50:00Z">
            <w:rPr>
              <w:rFonts w:ascii="Times New Roman" w:hAnsi="Times New Roman" w:cs="Times New Roman"/>
              <w:sz w:val="24"/>
              <w:lang w:val="en-GB"/>
            </w:rPr>
          </w:rPrChange>
        </w:rPr>
        <w:t>Bokde</w:t>
      </w:r>
      <w:proofErr w:type="spellEnd"/>
      <w:r w:rsidRPr="007F70A9">
        <w:rPr>
          <w:rFonts w:ascii="Times New Roman" w:hAnsi="Times New Roman" w:cs="Times New Roman"/>
          <w:szCs w:val="21"/>
          <w:lang w:val="en-GB"/>
          <w:rPrChange w:id="427" w:author="rongquan zhai" w:date="2024-12-27T14:50:00Z" w16du:dateUtc="2024-12-27T06:50:00Z">
            <w:rPr>
              <w:rFonts w:ascii="Times New Roman" w:hAnsi="Times New Roman" w:cs="Times New Roman"/>
              <w:sz w:val="24"/>
              <w:lang w:val="en-GB"/>
            </w:rPr>
          </w:rPrChange>
        </w:rPr>
        <w:t xml:space="preserve">, Rüdiger Brühl, </w:t>
      </w:r>
      <w:proofErr w:type="spellStart"/>
      <w:r w:rsidRPr="007F70A9">
        <w:rPr>
          <w:rFonts w:ascii="Times New Roman" w:hAnsi="Times New Roman" w:cs="Times New Roman"/>
          <w:szCs w:val="21"/>
          <w:lang w:val="en-GB"/>
          <w:rPrChange w:id="428" w:author="rongquan zhai" w:date="2024-12-27T14:50:00Z" w16du:dateUtc="2024-12-27T06:50:00Z">
            <w:rPr>
              <w:rFonts w:ascii="Times New Roman" w:hAnsi="Times New Roman" w:cs="Times New Roman"/>
              <w:sz w:val="24"/>
              <w:lang w:val="en-GB"/>
            </w:rPr>
          </w:rPrChange>
        </w:rPr>
        <w:t>Sylvane</w:t>
      </w:r>
      <w:proofErr w:type="spellEnd"/>
      <w:r w:rsidRPr="007F70A9">
        <w:rPr>
          <w:rFonts w:ascii="Times New Roman" w:hAnsi="Times New Roman" w:cs="Times New Roman"/>
          <w:szCs w:val="21"/>
          <w:lang w:val="en-GB"/>
          <w:rPrChange w:id="429" w:author="rongquan zhai" w:date="2024-12-27T14:50:00Z" w16du:dateUtc="2024-12-27T06:50:00Z">
            <w:rPr>
              <w:rFonts w:ascii="Times New Roman" w:hAnsi="Times New Roman" w:cs="Times New Roman"/>
              <w:sz w:val="24"/>
              <w:lang w:val="en-GB"/>
            </w:rPr>
          </w:rPrChange>
        </w:rPr>
        <w:t xml:space="preserve"> </w:t>
      </w:r>
      <w:proofErr w:type="spellStart"/>
      <w:r w:rsidRPr="007F70A9">
        <w:rPr>
          <w:rFonts w:ascii="Times New Roman" w:hAnsi="Times New Roman" w:cs="Times New Roman"/>
          <w:szCs w:val="21"/>
          <w:lang w:val="en-GB"/>
          <w:rPrChange w:id="430" w:author="rongquan zhai" w:date="2024-12-27T14:50:00Z" w16du:dateUtc="2024-12-27T06:50:00Z">
            <w:rPr>
              <w:rFonts w:ascii="Times New Roman" w:hAnsi="Times New Roman" w:cs="Times New Roman"/>
              <w:sz w:val="24"/>
              <w:lang w:val="en-GB"/>
            </w:rPr>
          </w:rPrChange>
        </w:rPr>
        <w:t>Desrivières</w:t>
      </w:r>
      <w:proofErr w:type="spellEnd"/>
      <w:r w:rsidRPr="007F70A9">
        <w:rPr>
          <w:rFonts w:ascii="Times New Roman" w:hAnsi="Times New Roman" w:cs="Times New Roman"/>
          <w:szCs w:val="21"/>
          <w:lang w:val="en-GB"/>
          <w:rPrChange w:id="431" w:author="rongquan zhai" w:date="2024-12-27T14:50:00Z" w16du:dateUtc="2024-12-27T06:50:00Z">
            <w:rPr>
              <w:rFonts w:ascii="Times New Roman" w:hAnsi="Times New Roman" w:cs="Times New Roman"/>
              <w:sz w:val="24"/>
              <w:lang w:val="en-GB"/>
            </w:rPr>
          </w:rPrChange>
        </w:rPr>
        <w:t xml:space="preserve">, Herta Flor, Hugh </w:t>
      </w:r>
      <w:proofErr w:type="spellStart"/>
      <w:r w:rsidRPr="007F70A9">
        <w:rPr>
          <w:rFonts w:ascii="Times New Roman" w:hAnsi="Times New Roman" w:cs="Times New Roman"/>
          <w:szCs w:val="21"/>
          <w:lang w:val="en-GB"/>
          <w:rPrChange w:id="432" w:author="rongquan zhai" w:date="2024-12-27T14:50:00Z" w16du:dateUtc="2024-12-27T06:50:00Z">
            <w:rPr>
              <w:rFonts w:ascii="Times New Roman" w:hAnsi="Times New Roman" w:cs="Times New Roman"/>
              <w:sz w:val="24"/>
              <w:lang w:val="en-GB"/>
            </w:rPr>
          </w:rPrChange>
        </w:rPr>
        <w:t>Garavan,Antoine</w:t>
      </w:r>
      <w:proofErr w:type="spellEnd"/>
      <w:r w:rsidRPr="007F70A9">
        <w:rPr>
          <w:rFonts w:ascii="Times New Roman" w:hAnsi="Times New Roman" w:cs="Times New Roman"/>
          <w:szCs w:val="21"/>
          <w:lang w:val="en-GB"/>
          <w:rPrChange w:id="433" w:author="rongquan zhai" w:date="2024-12-27T14:50:00Z" w16du:dateUtc="2024-12-27T06:50:00Z">
            <w:rPr>
              <w:rFonts w:ascii="Times New Roman" w:hAnsi="Times New Roman" w:cs="Times New Roman"/>
              <w:sz w:val="24"/>
              <w:lang w:val="en-GB"/>
            </w:rPr>
          </w:rPrChange>
        </w:rPr>
        <w:t xml:space="preserve"> </w:t>
      </w:r>
      <w:proofErr w:type="spellStart"/>
      <w:r w:rsidRPr="007F70A9">
        <w:rPr>
          <w:rFonts w:ascii="Times New Roman" w:hAnsi="Times New Roman" w:cs="Times New Roman"/>
          <w:szCs w:val="21"/>
          <w:lang w:val="en-GB"/>
          <w:rPrChange w:id="434" w:author="rongquan zhai" w:date="2024-12-27T14:50:00Z" w16du:dateUtc="2024-12-27T06:50:00Z">
            <w:rPr>
              <w:rFonts w:ascii="Times New Roman" w:hAnsi="Times New Roman" w:cs="Times New Roman"/>
              <w:sz w:val="24"/>
              <w:lang w:val="en-GB"/>
            </w:rPr>
          </w:rPrChange>
        </w:rPr>
        <w:t>Grigis</w:t>
      </w:r>
      <w:proofErr w:type="spellEnd"/>
      <w:r w:rsidRPr="007F70A9">
        <w:rPr>
          <w:rFonts w:ascii="Times New Roman" w:hAnsi="Times New Roman" w:cs="Times New Roman"/>
          <w:szCs w:val="21"/>
          <w:lang w:val="en-GB"/>
          <w:rPrChange w:id="435" w:author="rongquan zhai" w:date="2024-12-27T14:50:00Z" w16du:dateUtc="2024-12-27T06:50:00Z">
            <w:rPr>
              <w:rFonts w:ascii="Times New Roman" w:hAnsi="Times New Roman" w:cs="Times New Roman"/>
              <w:sz w:val="24"/>
              <w:lang w:val="en-GB"/>
            </w:rPr>
          </w:rPrChange>
        </w:rPr>
        <w:t xml:space="preserve">, Andreas Heinz, Jean-Luc </w:t>
      </w:r>
      <w:proofErr w:type="spellStart"/>
      <w:r w:rsidRPr="007F70A9">
        <w:rPr>
          <w:rFonts w:ascii="Times New Roman" w:hAnsi="Times New Roman" w:cs="Times New Roman"/>
          <w:szCs w:val="21"/>
          <w:lang w:val="en-GB"/>
          <w:rPrChange w:id="436" w:author="rongquan zhai" w:date="2024-12-27T14:50:00Z" w16du:dateUtc="2024-12-27T06:50:00Z">
            <w:rPr>
              <w:rFonts w:ascii="Times New Roman" w:hAnsi="Times New Roman" w:cs="Times New Roman"/>
              <w:sz w:val="24"/>
              <w:lang w:val="en-GB"/>
            </w:rPr>
          </w:rPrChange>
        </w:rPr>
        <w:t>Martinot</w:t>
      </w:r>
      <w:proofErr w:type="spellEnd"/>
      <w:r w:rsidRPr="007F70A9">
        <w:rPr>
          <w:rFonts w:ascii="Times New Roman" w:hAnsi="Times New Roman" w:cs="Times New Roman"/>
          <w:szCs w:val="21"/>
          <w:lang w:val="en-GB"/>
          <w:rPrChange w:id="437" w:author="rongquan zhai" w:date="2024-12-27T14:50:00Z" w16du:dateUtc="2024-12-27T06:50:00Z">
            <w:rPr>
              <w:rFonts w:ascii="Times New Roman" w:hAnsi="Times New Roman" w:cs="Times New Roman"/>
              <w:sz w:val="24"/>
              <w:lang w:val="en-GB"/>
            </w:rPr>
          </w:rPrChange>
        </w:rPr>
        <w:t xml:space="preserve">, Marie-Laure </w:t>
      </w:r>
      <w:proofErr w:type="spellStart"/>
      <w:r w:rsidRPr="007F70A9">
        <w:rPr>
          <w:rFonts w:ascii="Times New Roman" w:hAnsi="Times New Roman" w:cs="Times New Roman"/>
          <w:szCs w:val="21"/>
          <w:lang w:val="en-GB"/>
          <w:rPrChange w:id="438" w:author="rongquan zhai" w:date="2024-12-27T14:50:00Z" w16du:dateUtc="2024-12-27T06:50:00Z">
            <w:rPr>
              <w:rFonts w:ascii="Times New Roman" w:hAnsi="Times New Roman" w:cs="Times New Roman"/>
              <w:sz w:val="24"/>
              <w:lang w:val="en-GB"/>
            </w:rPr>
          </w:rPrChange>
        </w:rPr>
        <w:t>Paillère</w:t>
      </w:r>
      <w:proofErr w:type="spellEnd"/>
      <w:r w:rsidRPr="007F70A9">
        <w:rPr>
          <w:rFonts w:ascii="Times New Roman" w:hAnsi="Times New Roman" w:cs="Times New Roman"/>
          <w:szCs w:val="21"/>
          <w:lang w:val="en-GB"/>
          <w:rPrChange w:id="439" w:author="rongquan zhai" w:date="2024-12-27T14:50:00Z" w16du:dateUtc="2024-12-27T06:50:00Z">
            <w:rPr>
              <w:rFonts w:ascii="Times New Roman" w:hAnsi="Times New Roman" w:cs="Times New Roman"/>
              <w:sz w:val="24"/>
              <w:lang w:val="en-GB"/>
            </w:rPr>
          </w:rPrChange>
        </w:rPr>
        <w:t xml:space="preserve"> </w:t>
      </w:r>
      <w:proofErr w:type="spellStart"/>
      <w:r w:rsidRPr="007F70A9">
        <w:rPr>
          <w:rFonts w:ascii="Times New Roman" w:hAnsi="Times New Roman" w:cs="Times New Roman"/>
          <w:szCs w:val="21"/>
          <w:lang w:val="en-GB"/>
          <w:rPrChange w:id="440" w:author="rongquan zhai" w:date="2024-12-27T14:50:00Z" w16du:dateUtc="2024-12-27T06:50:00Z">
            <w:rPr>
              <w:rFonts w:ascii="Times New Roman" w:hAnsi="Times New Roman" w:cs="Times New Roman"/>
              <w:sz w:val="24"/>
              <w:lang w:val="en-GB"/>
            </w:rPr>
          </w:rPrChange>
        </w:rPr>
        <w:t>Martinot</w:t>
      </w:r>
      <w:proofErr w:type="spellEnd"/>
      <w:r w:rsidRPr="007F70A9">
        <w:rPr>
          <w:rFonts w:ascii="Times New Roman" w:hAnsi="Times New Roman" w:cs="Times New Roman"/>
          <w:szCs w:val="21"/>
          <w:lang w:val="en-GB"/>
          <w:rPrChange w:id="441" w:author="rongquan zhai" w:date="2024-12-27T14:50:00Z" w16du:dateUtc="2024-12-27T06:50:00Z">
            <w:rPr>
              <w:rFonts w:ascii="Times New Roman" w:hAnsi="Times New Roman" w:cs="Times New Roman"/>
              <w:sz w:val="24"/>
              <w:lang w:val="en-GB"/>
            </w:rPr>
          </w:rPrChange>
        </w:rPr>
        <w:t xml:space="preserve">, Eric </w:t>
      </w:r>
      <w:proofErr w:type="spellStart"/>
      <w:r w:rsidRPr="007F70A9">
        <w:rPr>
          <w:rFonts w:ascii="Times New Roman" w:hAnsi="Times New Roman" w:cs="Times New Roman"/>
          <w:szCs w:val="21"/>
          <w:lang w:val="en-GB"/>
          <w:rPrChange w:id="442" w:author="rongquan zhai" w:date="2024-12-27T14:50:00Z" w16du:dateUtc="2024-12-27T06:50:00Z">
            <w:rPr>
              <w:rFonts w:ascii="Times New Roman" w:hAnsi="Times New Roman" w:cs="Times New Roman"/>
              <w:sz w:val="24"/>
              <w:lang w:val="en-GB"/>
            </w:rPr>
          </w:rPrChange>
        </w:rPr>
        <w:t>Artiges</w:t>
      </w:r>
      <w:proofErr w:type="spellEnd"/>
      <w:r w:rsidRPr="007F70A9">
        <w:rPr>
          <w:rFonts w:ascii="Times New Roman" w:hAnsi="Times New Roman" w:cs="Times New Roman"/>
          <w:szCs w:val="21"/>
          <w:lang w:val="en-GB"/>
          <w:rPrChange w:id="443" w:author="rongquan zhai" w:date="2024-12-27T14:50:00Z" w16du:dateUtc="2024-12-27T06:50:00Z">
            <w:rPr>
              <w:rFonts w:ascii="Times New Roman" w:hAnsi="Times New Roman" w:cs="Times New Roman"/>
              <w:sz w:val="24"/>
              <w:lang w:val="en-GB"/>
            </w:rPr>
          </w:rPrChange>
        </w:rPr>
        <w:t xml:space="preserve">, Frauke Nees, Dimitri Papadopoulos Orfanos, Luise </w:t>
      </w:r>
      <w:proofErr w:type="spellStart"/>
      <w:r w:rsidRPr="007F70A9">
        <w:rPr>
          <w:rFonts w:ascii="Times New Roman" w:hAnsi="Times New Roman" w:cs="Times New Roman"/>
          <w:szCs w:val="21"/>
          <w:lang w:val="en-GB"/>
          <w:rPrChange w:id="444" w:author="rongquan zhai" w:date="2024-12-27T14:50:00Z" w16du:dateUtc="2024-12-27T06:50:00Z">
            <w:rPr>
              <w:rFonts w:ascii="Times New Roman" w:hAnsi="Times New Roman" w:cs="Times New Roman"/>
              <w:sz w:val="24"/>
              <w:lang w:val="en-GB"/>
            </w:rPr>
          </w:rPrChange>
        </w:rPr>
        <w:t>Poustka</w:t>
      </w:r>
      <w:proofErr w:type="spellEnd"/>
      <w:r w:rsidRPr="007F70A9">
        <w:rPr>
          <w:rFonts w:ascii="Times New Roman" w:hAnsi="Times New Roman" w:cs="Times New Roman"/>
          <w:szCs w:val="21"/>
          <w:lang w:val="en-GB"/>
          <w:rPrChange w:id="445" w:author="rongquan zhai" w:date="2024-12-27T14:50:00Z" w16du:dateUtc="2024-12-27T06:50:00Z">
            <w:rPr>
              <w:rFonts w:ascii="Times New Roman" w:hAnsi="Times New Roman" w:cs="Times New Roman"/>
              <w:sz w:val="24"/>
              <w:lang w:val="en-GB"/>
            </w:rPr>
          </w:rPrChange>
        </w:rPr>
        <w:t xml:space="preserve">, Michael N. Smolka, Sarah Hohmann, Nathalie Holz, Nilakshi Vaidya, Henrik Walter, Robert Whelan and Gunter Schumann were the principal investigators of IMAGEN Consortium and helped in data acquirement. All authors critically revised the manuscript. </w:t>
      </w:r>
    </w:p>
    <w:p w14:paraId="08691CDC" w14:textId="77777777" w:rsidR="008F2401" w:rsidRPr="007F70A9" w:rsidRDefault="008F2401" w:rsidP="007107F5">
      <w:pPr>
        <w:spacing w:line="360" w:lineRule="auto"/>
        <w:rPr>
          <w:rFonts w:ascii="Times New Roman" w:hAnsi="Times New Roman" w:cs="Times New Roman"/>
          <w:b/>
          <w:sz w:val="36"/>
          <w:szCs w:val="36"/>
          <w:lang w:val="en-GB"/>
          <w:rPrChange w:id="446" w:author="rongquan zhai" w:date="2024-12-27T14:51:00Z" w16du:dateUtc="2024-12-27T06:51:00Z">
            <w:rPr>
              <w:rFonts w:ascii="Times New Roman" w:hAnsi="Times New Roman" w:cs="Times New Roman"/>
              <w:b/>
              <w:sz w:val="28"/>
              <w:szCs w:val="28"/>
              <w:lang w:val="en-GB"/>
            </w:rPr>
          </w:rPrChange>
        </w:rPr>
      </w:pPr>
      <w:r w:rsidRPr="007F70A9">
        <w:rPr>
          <w:rFonts w:ascii="Times New Roman" w:hAnsi="Times New Roman" w:cs="Times New Roman"/>
          <w:b/>
          <w:sz w:val="36"/>
          <w:szCs w:val="36"/>
          <w:lang w:val="en-GB"/>
          <w:rPrChange w:id="447" w:author="rongquan zhai" w:date="2024-12-27T14:51:00Z" w16du:dateUtc="2024-12-27T06:51:00Z">
            <w:rPr>
              <w:rFonts w:ascii="Times New Roman" w:hAnsi="Times New Roman" w:cs="Times New Roman"/>
              <w:b/>
              <w:sz w:val="28"/>
              <w:szCs w:val="28"/>
              <w:lang w:val="en-GB"/>
            </w:rPr>
          </w:rPrChange>
        </w:rPr>
        <w:t>IMAGEN Consortium Authors</w:t>
      </w:r>
    </w:p>
    <w:p w14:paraId="4384EACE" w14:textId="77777777" w:rsidR="008F2401" w:rsidRPr="007F70A9" w:rsidRDefault="008F2401" w:rsidP="008F2401">
      <w:pPr>
        <w:widowControl/>
        <w:spacing w:line="360" w:lineRule="auto"/>
        <w:rPr>
          <w:rFonts w:ascii="Times New Roman" w:hAnsi="Times New Roman" w:cs="Times New Roman"/>
          <w:szCs w:val="21"/>
          <w:lang w:val="en-GB"/>
          <w:rPrChange w:id="448" w:author="rongquan zhai" w:date="2024-12-27T14:51:00Z" w16du:dateUtc="2024-12-27T06:51:00Z">
            <w:rPr>
              <w:rFonts w:ascii="Times New Roman" w:hAnsi="Times New Roman" w:cs="Times New Roman"/>
              <w:sz w:val="24"/>
              <w:lang w:val="en-GB"/>
            </w:rPr>
          </w:rPrChange>
        </w:rPr>
      </w:pPr>
      <w:r w:rsidRPr="007F70A9">
        <w:rPr>
          <w:rFonts w:ascii="Times New Roman" w:hAnsi="Times New Roman" w:cs="Times New Roman"/>
          <w:szCs w:val="21"/>
          <w:lang w:val="en-GB"/>
          <w:rPrChange w:id="449" w:author="rongquan zhai" w:date="2024-12-27T14:51:00Z" w16du:dateUtc="2024-12-27T06:51:00Z">
            <w:rPr>
              <w:rFonts w:ascii="Times New Roman" w:hAnsi="Times New Roman" w:cs="Times New Roman"/>
              <w:sz w:val="24"/>
              <w:lang w:val="en-GB"/>
            </w:rPr>
          </w:rPrChange>
        </w:rPr>
        <w:t xml:space="preserve">Tobias </w:t>
      </w:r>
      <w:proofErr w:type="spellStart"/>
      <w:r w:rsidRPr="007F70A9">
        <w:rPr>
          <w:rFonts w:ascii="Times New Roman" w:hAnsi="Times New Roman" w:cs="Times New Roman"/>
          <w:szCs w:val="21"/>
          <w:lang w:val="en-GB"/>
          <w:rPrChange w:id="450" w:author="rongquan zhai" w:date="2024-12-27T14:51:00Z" w16du:dateUtc="2024-12-27T06:51:00Z">
            <w:rPr>
              <w:rFonts w:ascii="Times New Roman" w:hAnsi="Times New Roman" w:cs="Times New Roman"/>
              <w:sz w:val="24"/>
              <w:lang w:val="en-GB"/>
            </w:rPr>
          </w:rPrChange>
        </w:rPr>
        <w:t>Banaschewski</w:t>
      </w:r>
      <w:proofErr w:type="spellEnd"/>
      <w:r w:rsidRPr="007F70A9">
        <w:rPr>
          <w:rFonts w:ascii="Times New Roman" w:hAnsi="Times New Roman" w:cs="Times New Roman"/>
          <w:szCs w:val="21"/>
          <w:lang w:val="en-GB"/>
          <w:rPrChange w:id="451" w:author="rongquan zhai" w:date="2024-12-27T14:51:00Z" w16du:dateUtc="2024-12-27T06:51:00Z">
            <w:rPr>
              <w:rFonts w:ascii="Times New Roman" w:hAnsi="Times New Roman" w:cs="Times New Roman"/>
              <w:sz w:val="24"/>
              <w:lang w:val="en-GB"/>
            </w:rPr>
          </w:rPrChange>
        </w:rPr>
        <w:t xml:space="preserve">, Arun L.W. </w:t>
      </w:r>
      <w:proofErr w:type="spellStart"/>
      <w:r w:rsidRPr="007F70A9">
        <w:rPr>
          <w:rFonts w:ascii="Times New Roman" w:hAnsi="Times New Roman" w:cs="Times New Roman"/>
          <w:szCs w:val="21"/>
          <w:lang w:val="en-GB"/>
          <w:rPrChange w:id="452" w:author="rongquan zhai" w:date="2024-12-27T14:51:00Z" w16du:dateUtc="2024-12-27T06:51:00Z">
            <w:rPr>
              <w:rFonts w:ascii="Times New Roman" w:hAnsi="Times New Roman" w:cs="Times New Roman"/>
              <w:sz w:val="24"/>
              <w:lang w:val="en-GB"/>
            </w:rPr>
          </w:rPrChange>
        </w:rPr>
        <w:t>Bokde</w:t>
      </w:r>
      <w:proofErr w:type="spellEnd"/>
      <w:r w:rsidRPr="007F70A9">
        <w:rPr>
          <w:rFonts w:ascii="Times New Roman" w:hAnsi="Times New Roman" w:cs="Times New Roman"/>
          <w:szCs w:val="21"/>
          <w:lang w:val="en-GB"/>
          <w:rPrChange w:id="453" w:author="rongquan zhai" w:date="2024-12-27T14:51:00Z" w16du:dateUtc="2024-12-27T06:51:00Z">
            <w:rPr>
              <w:rFonts w:ascii="Times New Roman" w:hAnsi="Times New Roman" w:cs="Times New Roman"/>
              <w:sz w:val="24"/>
              <w:lang w:val="en-GB"/>
            </w:rPr>
          </w:rPrChange>
        </w:rPr>
        <w:t xml:space="preserve">, Rüdiger Brühl, </w:t>
      </w:r>
      <w:proofErr w:type="spellStart"/>
      <w:r w:rsidRPr="007F70A9">
        <w:rPr>
          <w:rFonts w:ascii="Times New Roman" w:hAnsi="Times New Roman" w:cs="Times New Roman"/>
          <w:szCs w:val="21"/>
          <w:lang w:val="en-GB"/>
          <w:rPrChange w:id="454" w:author="rongquan zhai" w:date="2024-12-27T14:51:00Z" w16du:dateUtc="2024-12-27T06:51:00Z">
            <w:rPr>
              <w:rFonts w:ascii="Times New Roman" w:hAnsi="Times New Roman" w:cs="Times New Roman"/>
              <w:sz w:val="24"/>
              <w:lang w:val="en-GB"/>
            </w:rPr>
          </w:rPrChange>
        </w:rPr>
        <w:t>Sylvane</w:t>
      </w:r>
      <w:proofErr w:type="spellEnd"/>
      <w:r w:rsidRPr="007F70A9">
        <w:rPr>
          <w:rFonts w:ascii="Times New Roman" w:hAnsi="Times New Roman" w:cs="Times New Roman"/>
          <w:szCs w:val="21"/>
          <w:lang w:val="en-GB"/>
          <w:rPrChange w:id="455" w:author="rongquan zhai" w:date="2024-12-27T14:51:00Z" w16du:dateUtc="2024-12-27T06:51:00Z">
            <w:rPr>
              <w:rFonts w:ascii="Times New Roman" w:hAnsi="Times New Roman" w:cs="Times New Roman"/>
              <w:sz w:val="24"/>
              <w:lang w:val="en-GB"/>
            </w:rPr>
          </w:rPrChange>
        </w:rPr>
        <w:t xml:space="preserve"> </w:t>
      </w:r>
      <w:proofErr w:type="spellStart"/>
      <w:r w:rsidRPr="007F70A9">
        <w:rPr>
          <w:rFonts w:ascii="Times New Roman" w:hAnsi="Times New Roman" w:cs="Times New Roman"/>
          <w:szCs w:val="21"/>
          <w:lang w:val="en-GB"/>
          <w:rPrChange w:id="456" w:author="rongquan zhai" w:date="2024-12-27T14:51:00Z" w16du:dateUtc="2024-12-27T06:51:00Z">
            <w:rPr>
              <w:rFonts w:ascii="Times New Roman" w:hAnsi="Times New Roman" w:cs="Times New Roman"/>
              <w:sz w:val="24"/>
              <w:lang w:val="en-GB"/>
            </w:rPr>
          </w:rPrChange>
        </w:rPr>
        <w:t>Desrivières</w:t>
      </w:r>
      <w:proofErr w:type="spellEnd"/>
      <w:r w:rsidRPr="007F70A9">
        <w:rPr>
          <w:rFonts w:ascii="Times New Roman" w:hAnsi="Times New Roman" w:cs="Times New Roman"/>
          <w:szCs w:val="21"/>
          <w:lang w:val="en-GB"/>
          <w:rPrChange w:id="457" w:author="rongquan zhai" w:date="2024-12-27T14:51:00Z" w16du:dateUtc="2024-12-27T06:51:00Z">
            <w:rPr>
              <w:rFonts w:ascii="Times New Roman" w:hAnsi="Times New Roman" w:cs="Times New Roman"/>
              <w:sz w:val="24"/>
              <w:lang w:val="en-GB"/>
            </w:rPr>
          </w:rPrChange>
        </w:rPr>
        <w:t xml:space="preserve">, Herta Flor, Hugh </w:t>
      </w:r>
      <w:proofErr w:type="spellStart"/>
      <w:proofErr w:type="gramStart"/>
      <w:r w:rsidRPr="007F70A9">
        <w:rPr>
          <w:rFonts w:ascii="Times New Roman" w:hAnsi="Times New Roman" w:cs="Times New Roman"/>
          <w:szCs w:val="21"/>
          <w:lang w:val="en-GB"/>
          <w:rPrChange w:id="458" w:author="rongquan zhai" w:date="2024-12-27T14:51:00Z" w16du:dateUtc="2024-12-27T06:51:00Z">
            <w:rPr>
              <w:rFonts w:ascii="Times New Roman" w:hAnsi="Times New Roman" w:cs="Times New Roman"/>
              <w:sz w:val="24"/>
              <w:lang w:val="en-GB"/>
            </w:rPr>
          </w:rPrChange>
        </w:rPr>
        <w:t>Garavan,Antoine</w:t>
      </w:r>
      <w:proofErr w:type="spellEnd"/>
      <w:proofErr w:type="gramEnd"/>
      <w:r w:rsidRPr="007F70A9">
        <w:rPr>
          <w:rFonts w:ascii="Times New Roman" w:hAnsi="Times New Roman" w:cs="Times New Roman"/>
          <w:szCs w:val="21"/>
          <w:lang w:val="en-GB"/>
          <w:rPrChange w:id="459" w:author="rongquan zhai" w:date="2024-12-27T14:51:00Z" w16du:dateUtc="2024-12-27T06:51:00Z">
            <w:rPr>
              <w:rFonts w:ascii="Times New Roman" w:hAnsi="Times New Roman" w:cs="Times New Roman"/>
              <w:sz w:val="24"/>
              <w:lang w:val="en-GB"/>
            </w:rPr>
          </w:rPrChange>
        </w:rPr>
        <w:t xml:space="preserve"> </w:t>
      </w:r>
      <w:proofErr w:type="spellStart"/>
      <w:r w:rsidRPr="007F70A9">
        <w:rPr>
          <w:rFonts w:ascii="Times New Roman" w:hAnsi="Times New Roman" w:cs="Times New Roman"/>
          <w:szCs w:val="21"/>
          <w:lang w:val="en-GB"/>
          <w:rPrChange w:id="460" w:author="rongquan zhai" w:date="2024-12-27T14:51:00Z" w16du:dateUtc="2024-12-27T06:51:00Z">
            <w:rPr>
              <w:rFonts w:ascii="Times New Roman" w:hAnsi="Times New Roman" w:cs="Times New Roman"/>
              <w:sz w:val="24"/>
              <w:lang w:val="en-GB"/>
            </w:rPr>
          </w:rPrChange>
        </w:rPr>
        <w:t>Grigis</w:t>
      </w:r>
      <w:proofErr w:type="spellEnd"/>
      <w:r w:rsidRPr="007F70A9">
        <w:rPr>
          <w:rFonts w:ascii="Times New Roman" w:hAnsi="Times New Roman" w:cs="Times New Roman"/>
          <w:szCs w:val="21"/>
          <w:lang w:val="en-GB"/>
          <w:rPrChange w:id="461" w:author="rongquan zhai" w:date="2024-12-27T14:51:00Z" w16du:dateUtc="2024-12-27T06:51:00Z">
            <w:rPr>
              <w:rFonts w:ascii="Times New Roman" w:hAnsi="Times New Roman" w:cs="Times New Roman"/>
              <w:sz w:val="24"/>
              <w:lang w:val="en-GB"/>
            </w:rPr>
          </w:rPrChange>
        </w:rPr>
        <w:t xml:space="preserve">, Andreas Heinz, Jean-Luc </w:t>
      </w:r>
      <w:proofErr w:type="spellStart"/>
      <w:r w:rsidRPr="007F70A9">
        <w:rPr>
          <w:rFonts w:ascii="Times New Roman" w:hAnsi="Times New Roman" w:cs="Times New Roman"/>
          <w:szCs w:val="21"/>
          <w:lang w:val="en-GB"/>
          <w:rPrChange w:id="462" w:author="rongquan zhai" w:date="2024-12-27T14:51:00Z" w16du:dateUtc="2024-12-27T06:51:00Z">
            <w:rPr>
              <w:rFonts w:ascii="Times New Roman" w:hAnsi="Times New Roman" w:cs="Times New Roman"/>
              <w:sz w:val="24"/>
              <w:lang w:val="en-GB"/>
            </w:rPr>
          </w:rPrChange>
        </w:rPr>
        <w:t>Martinot</w:t>
      </w:r>
      <w:proofErr w:type="spellEnd"/>
      <w:r w:rsidRPr="007F70A9">
        <w:rPr>
          <w:rFonts w:ascii="Times New Roman" w:hAnsi="Times New Roman" w:cs="Times New Roman"/>
          <w:szCs w:val="21"/>
          <w:lang w:val="en-GB"/>
          <w:rPrChange w:id="463" w:author="rongquan zhai" w:date="2024-12-27T14:51:00Z" w16du:dateUtc="2024-12-27T06:51:00Z">
            <w:rPr>
              <w:rFonts w:ascii="Times New Roman" w:hAnsi="Times New Roman" w:cs="Times New Roman"/>
              <w:sz w:val="24"/>
              <w:lang w:val="en-GB"/>
            </w:rPr>
          </w:rPrChange>
        </w:rPr>
        <w:t xml:space="preserve">, Marie-Laure </w:t>
      </w:r>
      <w:proofErr w:type="spellStart"/>
      <w:r w:rsidRPr="007F70A9">
        <w:rPr>
          <w:rFonts w:ascii="Times New Roman" w:hAnsi="Times New Roman" w:cs="Times New Roman"/>
          <w:szCs w:val="21"/>
          <w:lang w:val="en-GB"/>
          <w:rPrChange w:id="464" w:author="rongquan zhai" w:date="2024-12-27T14:51:00Z" w16du:dateUtc="2024-12-27T06:51:00Z">
            <w:rPr>
              <w:rFonts w:ascii="Times New Roman" w:hAnsi="Times New Roman" w:cs="Times New Roman"/>
              <w:sz w:val="24"/>
              <w:lang w:val="en-GB"/>
            </w:rPr>
          </w:rPrChange>
        </w:rPr>
        <w:t>Paillère</w:t>
      </w:r>
      <w:proofErr w:type="spellEnd"/>
      <w:r w:rsidRPr="007F70A9">
        <w:rPr>
          <w:rFonts w:ascii="Times New Roman" w:hAnsi="Times New Roman" w:cs="Times New Roman"/>
          <w:szCs w:val="21"/>
          <w:lang w:val="en-GB"/>
          <w:rPrChange w:id="465" w:author="rongquan zhai" w:date="2024-12-27T14:51:00Z" w16du:dateUtc="2024-12-27T06:51:00Z">
            <w:rPr>
              <w:rFonts w:ascii="Times New Roman" w:hAnsi="Times New Roman" w:cs="Times New Roman"/>
              <w:sz w:val="24"/>
              <w:lang w:val="en-GB"/>
            </w:rPr>
          </w:rPrChange>
        </w:rPr>
        <w:t xml:space="preserve"> </w:t>
      </w:r>
      <w:proofErr w:type="spellStart"/>
      <w:r w:rsidRPr="007F70A9">
        <w:rPr>
          <w:rFonts w:ascii="Times New Roman" w:hAnsi="Times New Roman" w:cs="Times New Roman"/>
          <w:szCs w:val="21"/>
          <w:lang w:val="en-GB"/>
          <w:rPrChange w:id="466" w:author="rongquan zhai" w:date="2024-12-27T14:51:00Z" w16du:dateUtc="2024-12-27T06:51:00Z">
            <w:rPr>
              <w:rFonts w:ascii="Times New Roman" w:hAnsi="Times New Roman" w:cs="Times New Roman"/>
              <w:sz w:val="24"/>
              <w:lang w:val="en-GB"/>
            </w:rPr>
          </w:rPrChange>
        </w:rPr>
        <w:t>Martinot</w:t>
      </w:r>
      <w:proofErr w:type="spellEnd"/>
      <w:r w:rsidRPr="007F70A9">
        <w:rPr>
          <w:rFonts w:ascii="Times New Roman" w:hAnsi="Times New Roman" w:cs="Times New Roman"/>
          <w:szCs w:val="21"/>
          <w:lang w:val="en-GB"/>
          <w:rPrChange w:id="467" w:author="rongquan zhai" w:date="2024-12-27T14:51:00Z" w16du:dateUtc="2024-12-27T06:51:00Z">
            <w:rPr>
              <w:rFonts w:ascii="Times New Roman" w:hAnsi="Times New Roman" w:cs="Times New Roman"/>
              <w:sz w:val="24"/>
              <w:lang w:val="en-GB"/>
            </w:rPr>
          </w:rPrChange>
        </w:rPr>
        <w:t xml:space="preserve">, Eric </w:t>
      </w:r>
      <w:proofErr w:type="spellStart"/>
      <w:r w:rsidRPr="007F70A9">
        <w:rPr>
          <w:rFonts w:ascii="Times New Roman" w:hAnsi="Times New Roman" w:cs="Times New Roman"/>
          <w:szCs w:val="21"/>
          <w:lang w:val="en-GB"/>
          <w:rPrChange w:id="468" w:author="rongquan zhai" w:date="2024-12-27T14:51:00Z" w16du:dateUtc="2024-12-27T06:51:00Z">
            <w:rPr>
              <w:rFonts w:ascii="Times New Roman" w:hAnsi="Times New Roman" w:cs="Times New Roman"/>
              <w:sz w:val="24"/>
              <w:lang w:val="en-GB"/>
            </w:rPr>
          </w:rPrChange>
        </w:rPr>
        <w:t>Artiges</w:t>
      </w:r>
      <w:proofErr w:type="spellEnd"/>
      <w:r w:rsidRPr="007F70A9">
        <w:rPr>
          <w:rFonts w:ascii="Times New Roman" w:hAnsi="Times New Roman" w:cs="Times New Roman"/>
          <w:szCs w:val="21"/>
          <w:lang w:val="en-GB"/>
          <w:rPrChange w:id="469" w:author="rongquan zhai" w:date="2024-12-27T14:51:00Z" w16du:dateUtc="2024-12-27T06:51:00Z">
            <w:rPr>
              <w:rFonts w:ascii="Times New Roman" w:hAnsi="Times New Roman" w:cs="Times New Roman"/>
              <w:sz w:val="24"/>
              <w:lang w:val="en-GB"/>
            </w:rPr>
          </w:rPrChange>
        </w:rPr>
        <w:t xml:space="preserve">, Frauke Nees, Dimitri Papadopoulos Orfanos, Luise </w:t>
      </w:r>
      <w:proofErr w:type="spellStart"/>
      <w:r w:rsidRPr="007F70A9">
        <w:rPr>
          <w:rFonts w:ascii="Times New Roman" w:hAnsi="Times New Roman" w:cs="Times New Roman"/>
          <w:szCs w:val="21"/>
          <w:lang w:val="en-GB"/>
          <w:rPrChange w:id="470" w:author="rongquan zhai" w:date="2024-12-27T14:51:00Z" w16du:dateUtc="2024-12-27T06:51:00Z">
            <w:rPr>
              <w:rFonts w:ascii="Times New Roman" w:hAnsi="Times New Roman" w:cs="Times New Roman"/>
              <w:sz w:val="24"/>
              <w:lang w:val="en-GB"/>
            </w:rPr>
          </w:rPrChange>
        </w:rPr>
        <w:t>Poustka</w:t>
      </w:r>
      <w:proofErr w:type="spellEnd"/>
      <w:r w:rsidRPr="007F70A9">
        <w:rPr>
          <w:rFonts w:ascii="Times New Roman" w:hAnsi="Times New Roman" w:cs="Times New Roman"/>
          <w:szCs w:val="21"/>
          <w:lang w:val="en-GB"/>
          <w:rPrChange w:id="471" w:author="rongquan zhai" w:date="2024-12-27T14:51:00Z" w16du:dateUtc="2024-12-27T06:51:00Z">
            <w:rPr>
              <w:rFonts w:ascii="Times New Roman" w:hAnsi="Times New Roman" w:cs="Times New Roman"/>
              <w:sz w:val="24"/>
              <w:lang w:val="en-GB"/>
            </w:rPr>
          </w:rPrChange>
        </w:rPr>
        <w:t>, Michael N. Smolka, Sarah Hohmann, Nathalie Holz, Nilakshi Vaidya, Henrik Walter, Robert Whelan and Gunter Schumann.</w:t>
      </w:r>
    </w:p>
    <w:p w14:paraId="5D30B43B" w14:textId="77777777" w:rsidR="008F2401" w:rsidRPr="007F70A9" w:rsidRDefault="008F2401" w:rsidP="008F2401">
      <w:pPr>
        <w:widowControl/>
        <w:jc w:val="left"/>
        <w:rPr>
          <w:rFonts w:ascii="Times New Roman" w:eastAsia="宋体" w:hAnsi="Times New Roman" w:cs="Times New Roman"/>
          <w:kern w:val="0"/>
          <w:sz w:val="36"/>
          <w:szCs w:val="36"/>
          <w:lang w:val="en-GB"/>
          <w:rPrChange w:id="472" w:author="rongquan zhai" w:date="2024-12-27T14:51:00Z" w16du:dateUtc="2024-12-27T06:51:00Z">
            <w:rPr>
              <w:rFonts w:ascii="Times New Roman" w:eastAsia="宋体" w:hAnsi="Times New Roman" w:cs="Times New Roman"/>
              <w:kern w:val="0"/>
              <w:sz w:val="28"/>
              <w:szCs w:val="28"/>
              <w:lang w:val="en-GB"/>
            </w:rPr>
          </w:rPrChange>
        </w:rPr>
      </w:pPr>
      <w:r w:rsidRPr="007F70A9">
        <w:rPr>
          <w:rFonts w:ascii="Times New Roman" w:eastAsia="宋体" w:hAnsi="Times New Roman" w:cs="Times New Roman"/>
          <w:b/>
          <w:bCs/>
          <w:color w:val="000000"/>
          <w:kern w:val="0"/>
          <w:sz w:val="36"/>
          <w:szCs w:val="36"/>
          <w:lang w:val="en-GB"/>
          <w:rPrChange w:id="473" w:author="rongquan zhai" w:date="2024-12-27T14:51:00Z" w16du:dateUtc="2024-12-27T06:51:00Z">
            <w:rPr>
              <w:rFonts w:ascii="Times New Roman" w:eastAsia="宋体" w:hAnsi="Times New Roman" w:cs="Times New Roman"/>
              <w:b/>
              <w:bCs/>
              <w:color w:val="000000"/>
              <w:kern w:val="0"/>
              <w:sz w:val="28"/>
              <w:szCs w:val="28"/>
              <w:lang w:val="en-GB"/>
            </w:rPr>
          </w:rPrChange>
        </w:rPr>
        <w:t xml:space="preserve">Declaration of competing interest </w:t>
      </w:r>
    </w:p>
    <w:p w14:paraId="307F1BA5" w14:textId="77777777" w:rsidR="008F2401" w:rsidRPr="008511D9" w:rsidRDefault="008F2401" w:rsidP="008F2401">
      <w:pPr>
        <w:spacing w:line="360" w:lineRule="auto"/>
        <w:rPr>
          <w:rFonts w:ascii="Times New Roman" w:hAnsi="Times New Roman" w:cs="Times New Roman"/>
          <w:szCs w:val="21"/>
          <w:rPrChange w:id="474" w:author="rongquan zhai" w:date="2025-01-02T15:43:00Z" w16du:dateUtc="2025-01-02T07:43:00Z">
            <w:rPr>
              <w:rFonts w:ascii="Times New Roman" w:hAnsi="Times New Roman" w:cs="Times New Roman"/>
              <w:sz w:val="24"/>
              <w:lang w:val="en-GB"/>
            </w:rPr>
          </w:rPrChange>
        </w:rPr>
      </w:pPr>
      <w:r w:rsidRPr="007F70A9">
        <w:rPr>
          <w:rFonts w:ascii="Times New Roman" w:hAnsi="Times New Roman" w:cs="Times New Roman"/>
          <w:szCs w:val="21"/>
          <w:lang w:val="en-GB"/>
          <w:rPrChange w:id="475" w:author="rongquan zhai" w:date="2024-12-27T14:51:00Z" w16du:dateUtc="2024-12-27T06:51:00Z">
            <w:rPr>
              <w:rFonts w:ascii="Times New Roman" w:hAnsi="Times New Roman" w:cs="Times New Roman"/>
              <w:sz w:val="24"/>
              <w:lang w:val="en-GB"/>
            </w:rPr>
          </w:rPrChange>
        </w:rPr>
        <w:t xml:space="preserve">Dr </w:t>
      </w:r>
      <w:proofErr w:type="spellStart"/>
      <w:r w:rsidRPr="007F70A9">
        <w:rPr>
          <w:rFonts w:ascii="Times New Roman" w:hAnsi="Times New Roman" w:cs="Times New Roman"/>
          <w:szCs w:val="21"/>
          <w:lang w:val="en-GB"/>
          <w:rPrChange w:id="476" w:author="rongquan zhai" w:date="2024-12-27T14:51:00Z" w16du:dateUtc="2024-12-27T06:51:00Z">
            <w:rPr>
              <w:rFonts w:ascii="Times New Roman" w:hAnsi="Times New Roman" w:cs="Times New Roman"/>
              <w:sz w:val="24"/>
              <w:lang w:val="en-GB"/>
            </w:rPr>
          </w:rPrChange>
        </w:rPr>
        <w:t>Banaschewski</w:t>
      </w:r>
      <w:proofErr w:type="spellEnd"/>
      <w:r w:rsidRPr="007F70A9">
        <w:rPr>
          <w:rFonts w:ascii="Times New Roman" w:hAnsi="Times New Roman" w:cs="Times New Roman"/>
          <w:szCs w:val="21"/>
          <w:lang w:val="en-GB"/>
          <w:rPrChange w:id="477" w:author="rongquan zhai" w:date="2024-12-27T14:51:00Z" w16du:dateUtc="2024-12-27T06:51:00Z">
            <w:rPr>
              <w:rFonts w:ascii="Times New Roman" w:hAnsi="Times New Roman" w:cs="Times New Roman"/>
              <w:sz w:val="24"/>
              <w:lang w:val="en-GB"/>
            </w:rPr>
          </w:rPrChange>
        </w:rPr>
        <w:t xml:space="preserve"> served in an advisory or consultancy role for Lundbeck, </w:t>
      </w:r>
      <w:proofErr w:type="spellStart"/>
      <w:r w:rsidRPr="007F70A9">
        <w:rPr>
          <w:rFonts w:ascii="Times New Roman" w:hAnsi="Times New Roman" w:cs="Times New Roman"/>
          <w:szCs w:val="21"/>
          <w:lang w:val="en-GB"/>
          <w:rPrChange w:id="478" w:author="rongquan zhai" w:date="2024-12-27T14:51:00Z" w16du:dateUtc="2024-12-27T06:51:00Z">
            <w:rPr>
              <w:rFonts w:ascii="Times New Roman" w:hAnsi="Times New Roman" w:cs="Times New Roman"/>
              <w:sz w:val="24"/>
              <w:lang w:val="en-GB"/>
            </w:rPr>
          </w:rPrChange>
        </w:rPr>
        <w:t>Medice</w:t>
      </w:r>
      <w:proofErr w:type="spellEnd"/>
      <w:r w:rsidRPr="007F70A9">
        <w:rPr>
          <w:rFonts w:ascii="Times New Roman" w:hAnsi="Times New Roman" w:cs="Times New Roman"/>
          <w:szCs w:val="21"/>
          <w:lang w:val="en-GB"/>
          <w:rPrChange w:id="479" w:author="rongquan zhai" w:date="2024-12-27T14:51:00Z" w16du:dateUtc="2024-12-27T06:51:00Z">
            <w:rPr>
              <w:rFonts w:ascii="Times New Roman" w:hAnsi="Times New Roman" w:cs="Times New Roman"/>
              <w:sz w:val="24"/>
              <w:lang w:val="en-GB"/>
            </w:rPr>
          </w:rPrChange>
        </w:rPr>
        <w:t xml:space="preserve">, </w:t>
      </w:r>
      <w:proofErr w:type="spellStart"/>
      <w:r w:rsidRPr="007F70A9">
        <w:rPr>
          <w:rFonts w:ascii="Times New Roman" w:hAnsi="Times New Roman" w:cs="Times New Roman"/>
          <w:szCs w:val="21"/>
          <w:lang w:val="en-GB"/>
          <w:rPrChange w:id="480" w:author="rongquan zhai" w:date="2024-12-27T14:51:00Z" w16du:dateUtc="2024-12-27T06:51:00Z">
            <w:rPr>
              <w:rFonts w:ascii="Times New Roman" w:hAnsi="Times New Roman" w:cs="Times New Roman"/>
              <w:sz w:val="24"/>
              <w:lang w:val="en-GB"/>
            </w:rPr>
          </w:rPrChange>
        </w:rPr>
        <w:t>Neurim</w:t>
      </w:r>
      <w:proofErr w:type="spellEnd"/>
      <w:r w:rsidRPr="007F70A9">
        <w:rPr>
          <w:rFonts w:ascii="Times New Roman" w:hAnsi="Times New Roman" w:cs="Times New Roman"/>
          <w:szCs w:val="21"/>
          <w:lang w:val="en-GB"/>
          <w:rPrChange w:id="481" w:author="rongquan zhai" w:date="2024-12-27T14:51:00Z" w16du:dateUtc="2024-12-27T06:51:00Z">
            <w:rPr>
              <w:rFonts w:ascii="Times New Roman" w:hAnsi="Times New Roman" w:cs="Times New Roman"/>
              <w:sz w:val="24"/>
              <w:lang w:val="en-GB"/>
            </w:rPr>
          </w:rPrChange>
        </w:rPr>
        <w:t xml:space="preserve"> </w:t>
      </w:r>
      <w:r w:rsidRPr="007F70A9">
        <w:rPr>
          <w:rFonts w:ascii="Times New Roman" w:hAnsi="Times New Roman" w:cs="Times New Roman"/>
          <w:szCs w:val="21"/>
          <w:lang w:val="en-GB"/>
          <w:rPrChange w:id="482" w:author="rongquan zhai" w:date="2024-12-27T14:51:00Z" w16du:dateUtc="2024-12-27T06:51:00Z">
            <w:rPr>
              <w:rFonts w:ascii="Times New Roman" w:hAnsi="Times New Roman" w:cs="Times New Roman"/>
              <w:sz w:val="24"/>
              <w:lang w:val="en-GB"/>
            </w:rPr>
          </w:rPrChange>
        </w:rPr>
        <w:lastRenderedPageBreak/>
        <w:t xml:space="preserve">Pharmaceuticals, </w:t>
      </w:r>
      <w:proofErr w:type="spellStart"/>
      <w:r w:rsidRPr="007F70A9">
        <w:rPr>
          <w:rFonts w:ascii="Times New Roman" w:hAnsi="Times New Roman" w:cs="Times New Roman"/>
          <w:szCs w:val="21"/>
          <w:lang w:val="en-GB"/>
          <w:rPrChange w:id="483" w:author="rongquan zhai" w:date="2024-12-27T14:51:00Z" w16du:dateUtc="2024-12-27T06:51:00Z">
            <w:rPr>
              <w:rFonts w:ascii="Times New Roman" w:hAnsi="Times New Roman" w:cs="Times New Roman"/>
              <w:sz w:val="24"/>
              <w:lang w:val="en-GB"/>
            </w:rPr>
          </w:rPrChange>
        </w:rPr>
        <w:t>Oberberg</w:t>
      </w:r>
      <w:proofErr w:type="spellEnd"/>
      <w:r w:rsidRPr="007F70A9">
        <w:rPr>
          <w:rFonts w:ascii="Times New Roman" w:hAnsi="Times New Roman" w:cs="Times New Roman"/>
          <w:szCs w:val="21"/>
          <w:lang w:val="en-GB"/>
          <w:rPrChange w:id="484" w:author="rongquan zhai" w:date="2024-12-27T14:51:00Z" w16du:dateUtc="2024-12-27T06:51:00Z">
            <w:rPr>
              <w:rFonts w:ascii="Times New Roman" w:hAnsi="Times New Roman" w:cs="Times New Roman"/>
              <w:sz w:val="24"/>
              <w:lang w:val="en-GB"/>
            </w:rPr>
          </w:rPrChange>
        </w:rPr>
        <w:t xml:space="preserve"> GmbH, Shire. He received conference support or speaker’s fee by Lilly, </w:t>
      </w:r>
      <w:proofErr w:type="spellStart"/>
      <w:r w:rsidRPr="007F70A9">
        <w:rPr>
          <w:rFonts w:ascii="Times New Roman" w:hAnsi="Times New Roman" w:cs="Times New Roman"/>
          <w:szCs w:val="21"/>
          <w:lang w:val="en-GB"/>
          <w:rPrChange w:id="485" w:author="rongquan zhai" w:date="2024-12-27T14:51:00Z" w16du:dateUtc="2024-12-27T06:51:00Z">
            <w:rPr>
              <w:rFonts w:ascii="Times New Roman" w:hAnsi="Times New Roman" w:cs="Times New Roman"/>
              <w:sz w:val="24"/>
              <w:lang w:val="en-GB"/>
            </w:rPr>
          </w:rPrChange>
        </w:rPr>
        <w:t>Medice</w:t>
      </w:r>
      <w:proofErr w:type="spellEnd"/>
      <w:r w:rsidRPr="007F70A9">
        <w:rPr>
          <w:rFonts w:ascii="Times New Roman" w:hAnsi="Times New Roman" w:cs="Times New Roman"/>
          <w:szCs w:val="21"/>
          <w:lang w:val="en-GB"/>
          <w:rPrChange w:id="486" w:author="rongquan zhai" w:date="2024-12-27T14:51:00Z" w16du:dateUtc="2024-12-27T06:51:00Z">
            <w:rPr>
              <w:rFonts w:ascii="Times New Roman" w:hAnsi="Times New Roman" w:cs="Times New Roman"/>
              <w:sz w:val="24"/>
              <w:lang w:val="en-GB"/>
            </w:rPr>
          </w:rPrChange>
        </w:rPr>
        <w:t xml:space="preserve">, Novartis and Shire. He has been involved in clinical trials conducted by Shire &amp; </w:t>
      </w:r>
      <w:proofErr w:type="spellStart"/>
      <w:r w:rsidRPr="007F70A9">
        <w:rPr>
          <w:rFonts w:ascii="Times New Roman" w:hAnsi="Times New Roman" w:cs="Times New Roman"/>
          <w:szCs w:val="21"/>
          <w:lang w:val="en-GB"/>
          <w:rPrChange w:id="487" w:author="rongquan zhai" w:date="2024-12-27T14:51:00Z" w16du:dateUtc="2024-12-27T06:51:00Z">
            <w:rPr>
              <w:rFonts w:ascii="Times New Roman" w:hAnsi="Times New Roman" w:cs="Times New Roman"/>
              <w:sz w:val="24"/>
              <w:lang w:val="en-GB"/>
            </w:rPr>
          </w:rPrChange>
        </w:rPr>
        <w:t>Viforpharma</w:t>
      </w:r>
      <w:proofErr w:type="spellEnd"/>
      <w:r w:rsidRPr="007F70A9">
        <w:rPr>
          <w:rFonts w:ascii="Times New Roman" w:hAnsi="Times New Roman" w:cs="Times New Roman"/>
          <w:szCs w:val="21"/>
          <w:lang w:val="en-GB"/>
          <w:rPrChange w:id="488" w:author="rongquan zhai" w:date="2024-12-27T14:51:00Z" w16du:dateUtc="2024-12-27T06:51:00Z">
            <w:rPr>
              <w:rFonts w:ascii="Times New Roman" w:hAnsi="Times New Roman" w:cs="Times New Roman"/>
              <w:sz w:val="24"/>
              <w:lang w:val="en-GB"/>
            </w:rPr>
          </w:rPrChange>
        </w:rPr>
        <w:t xml:space="preserve">. He received royalties from Hogrefe, Kohlhammer, CIP </w:t>
      </w:r>
      <w:proofErr w:type="spellStart"/>
      <w:r w:rsidRPr="007F70A9">
        <w:rPr>
          <w:rFonts w:ascii="Times New Roman" w:hAnsi="Times New Roman" w:cs="Times New Roman"/>
          <w:szCs w:val="21"/>
          <w:lang w:val="en-GB"/>
          <w:rPrChange w:id="489" w:author="rongquan zhai" w:date="2024-12-27T14:51:00Z" w16du:dateUtc="2024-12-27T06:51:00Z">
            <w:rPr>
              <w:rFonts w:ascii="Times New Roman" w:hAnsi="Times New Roman" w:cs="Times New Roman"/>
              <w:sz w:val="24"/>
              <w:lang w:val="en-GB"/>
            </w:rPr>
          </w:rPrChange>
        </w:rPr>
        <w:t>Medien</w:t>
      </w:r>
      <w:proofErr w:type="spellEnd"/>
      <w:r w:rsidRPr="007F70A9">
        <w:rPr>
          <w:rFonts w:ascii="Times New Roman" w:hAnsi="Times New Roman" w:cs="Times New Roman"/>
          <w:szCs w:val="21"/>
          <w:lang w:val="en-GB"/>
          <w:rPrChange w:id="490" w:author="rongquan zhai" w:date="2024-12-27T14:51:00Z" w16du:dateUtc="2024-12-27T06:51:00Z">
            <w:rPr>
              <w:rFonts w:ascii="Times New Roman" w:hAnsi="Times New Roman" w:cs="Times New Roman"/>
              <w:sz w:val="24"/>
              <w:lang w:val="en-GB"/>
            </w:rPr>
          </w:rPrChange>
        </w:rPr>
        <w:t xml:space="preserve">, Oxford University Press. The present work is unrelated to the above grants and relationships. Dr Barker has received honoraria from General Electric Healthcare for teaching on scanner programming courses. Dr </w:t>
      </w:r>
      <w:proofErr w:type="spellStart"/>
      <w:r w:rsidRPr="007F70A9">
        <w:rPr>
          <w:rFonts w:ascii="Times New Roman" w:hAnsi="Times New Roman" w:cs="Times New Roman"/>
          <w:szCs w:val="21"/>
          <w:lang w:val="en-GB"/>
          <w:rPrChange w:id="491" w:author="rongquan zhai" w:date="2024-12-27T14:51:00Z" w16du:dateUtc="2024-12-27T06:51:00Z">
            <w:rPr>
              <w:rFonts w:ascii="Times New Roman" w:hAnsi="Times New Roman" w:cs="Times New Roman"/>
              <w:sz w:val="24"/>
              <w:lang w:val="en-GB"/>
            </w:rPr>
          </w:rPrChange>
        </w:rPr>
        <w:t>Poustka</w:t>
      </w:r>
      <w:proofErr w:type="spellEnd"/>
      <w:r w:rsidRPr="007F70A9">
        <w:rPr>
          <w:rFonts w:ascii="Times New Roman" w:hAnsi="Times New Roman" w:cs="Times New Roman"/>
          <w:szCs w:val="21"/>
          <w:lang w:val="en-GB"/>
          <w:rPrChange w:id="492" w:author="rongquan zhai" w:date="2024-12-27T14:51:00Z" w16du:dateUtc="2024-12-27T06:51:00Z">
            <w:rPr>
              <w:rFonts w:ascii="Times New Roman" w:hAnsi="Times New Roman" w:cs="Times New Roman"/>
              <w:sz w:val="24"/>
              <w:lang w:val="en-GB"/>
            </w:rPr>
          </w:rPrChange>
        </w:rPr>
        <w:t xml:space="preserve"> served in an advisory or consultancy role for Roche and </w:t>
      </w:r>
      <w:proofErr w:type="spellStart"/>
      <w:r w:rsidRPr="007F70A9">
        <w:rPr>
          <w:rFonts w:ascii="Times New Roman" w:hAnsi="Times New Roman" w:cs="Times New Roman"/>
          <w:szCs w:val="21"/>
          <w:lang w:val="en-GB"/>
          <w:rPrChange w:id="493" w:author="rongquan zhai" w:date="2024-12-27T14:51:00Z" w16du:dateUtc="2024-12-27T06:51:00Z">
            <w:rPr>
              <w:rFonts w:ascii="Times New Roman" w:hAnsi="Times New Roman" w:cs="Times New Roman"/>
              <w:sz w:val="24"/>
              <w:lang w:val="en-GB"/>
            </w:rPr>
          </w:rPrChange>
        </w:rPr>
        <w:t>Viforpharm</w:t>
      </w:r>
      <w:proofErr w:type="spellEnd"/>
      <w:r w:rsidRPr="007F70A9">
        <w:rPr>
          <w:rFonts w:ascii="Times New Roman" w:hAnsi="Times New Roman" w:cs="Times New Roman"/>
          <w:szCs w:val="21"/>
          <w:lang w:val="en-GB"/>
          <w:rPrChange w:id="494" w:author="rongquan zhai" w:date="2024-12-27T14:51:00Z" w16du:dateUtc="2024-12-27T06:51:00Z">
            <w:rPr>
              <w:rFonts w:ascii="Times New Roman" w:hAnsi="Times New Roman" w:cs="Times New Roman"/>
              <w:sz w:val="24"/>
              <w:lang w:val="en-GB"/>
            </w:rPr>
          </w:rPrChange>
        </w:rPr>
        <w:t xml:space="preserve"> and received speaker’s fee by Shire. She received royalties from Hogrefe, Kohlhammer and </w:t>
      </w:r>
      <w:proofErr w:type="spellStart"/>
      <w:r w:rsidRPr="007F70A9">
        <w:rPr>
          <w:rFonts w:ascii="Times New Roman" w:hAnsi="Times New Roman" w:cs="Times New Roman"/>
          <w:szCs w:val="21"/>
          <w:lang w:val="en-GB"/>
          <w:rPrChange w:id="495" w:author="rongquan zhai" w:date="2024-12-27T14:51:00Z" w16du:dateUtc="2024-12-27T06:51:00Z">
            <w:rPr>
              <w:rFonts w:ascii="Times New Roman" w:hAnsi="Times New Roman" w:cs="Times New Roman"/>
              <w:sz w:val="24"/>
              <w:lang w:val="en-GB"/>
            </w:rPr>
          </w:rPrChange>
        </w:rPr>
        <w:t>Schattauer</w:t>
      </w:r>
      <w:proofErr w:type="spellEnd"/>
      <w:r w:rsidRPr="007F70A9">
        <w:rPr>
          <w:rFonts w:ascii="Times New Roman" w:hAnsi="Times New Roman" w:cs="Times New Roman"/>
          <w:szCs w:val="21"/>
          <w:lang w:val="en-GB"/>
          <w:rPrChange w:id="496" w:author="rongquan zhai" w:date="2024-12-27T14:51:00Z" w16du:dateUtc="2024-12-27T06:51:00Z">
            <w:rPr>
              <w:rFonts w:ascii="Times New Roman" w:hAnsi="Times New Roman" w:cs="Times New Roman"/>
              <w:sz w:val="24"/>
              <w:lang w:val="en-GB"/>
            </w:rPr>
          </w:rPrChange>
        </w:rPr>
        <w:t xml:space="preserve">. The present work is unrelated to the above grants and relationships. The other authors report no biomedical financial interests or potential conflicts of interest. </w:t>
      </w:r>
    </w:p>
    <w:p w14:paraId="1754451D" w14:textId="77777777" w:rsidR="00304219" w:rsidRPr="00454F24" w:rsidRDefault="00454F24" w:rsidP="00304219">
      <w:pPr>
        <w:widowControl/>
        <w:jc w:val="left"/>
        <w:rPr>
          <w:rFonts w:ascii="Times New Roman" w:hAnsi="Times New Roman" w:cs="Times New Roman"/>
          <w:b/>
          <w:bCs/>
        </w:rPr>
      </w:pPr>
      <w:r>
        <w:rPr>
          <w:rFonts w:ascii="Times New Roman" w:hAnsi="Times New Roman" w:cs="Times New Roman"/>
          <w:b/>
          <w:bCs/>
        </w:rPr>
        <w:br w:type="page"/>
      </w:r>
    </w:p>
    <w:p w14:paraId="16EC178B" w14:textId="77777777" w:rsidR="00304219" w:rsidRDefault="00304219" w:rsidP="00304219">
      <w:pPr>
        <w:spacing w:line="360" w:lineRule="auto"/>
        <w:rPr>
          <w:rFonts w:ascii="Times New Roman" w:hAnsi="Times New Roman" w:cs="Times New Roman"/>
          <w:b/>
          <w:bCs/>
        </w:rPr>
      </w:pPr>
      <w:r>
        <w:rPr>
          <w:rFonts w:ascii="Times New Roman" w:hAnsi="Times New Roman" w:cs="Times New Roman" w:hint="eastAsia"/>
          <w:b/>
          <w:bCs/>
          <w:sz w:val="36"/>
          <w:szCs w:val="36"/>
        </w:rPr>
        <w:lastRenderedPageBreak/>
        <w:t>Figures</w:t>
      </w:r>
    </w:p>
    <w:p w14:paraId="7A4FF733" w14:textId="77777777" w:rsidR="00304219" w:rsidRDefault="00304219" w:rsidP="00304219">
      <w:pPr>
        <w:spacing w:line="360" w:lineRule="auto"/>
        <w:jc w:val="center"/>
        <w:rPr>
          <w:rFonts w:ascii="Times New Roman" w:hAnsi="Times New Roman" w:cs="Times New Roman"/>
          <w:b/>
          <w:bCs/>
        </w:rPr>
      </w:pPr>
      <w:del w:id="497" w:author="rongquan zhai" w:date="2025-01-07T19:57:00Z" w16du:dateUtc="2025-01-07T11:57:00Z">
        <w:r w:rsidDel="00285EE4">
          <w:rPr>
            <w:rFonts w:ascii="Times New Roman" w:hAnsi="Times New Roman" w:cs="Times New Roman"/>
            <w:b/>
            <w:bCs/>
            <w:noProof/>
          </w:rPr>
          <w:drawing>
            <wp:inline distT="0" distB="0" distL="0" distR="0" wp14:anchorId="1135342D" wp14:editId="411F6F26">
              <wp:extent cx="4813300" cy="5118100"/>
              <wp:effectExtent l="0" t="0" r="0" b="0"/>
              <wp:docPr id="11424741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74140" name="图片 4"/>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813300" cy="5118100"/>
                      </a:xfrm>
                      <a:prstGeom prst="rect">
                        <a:avLst/>
                      </a:prstGeom>
                    </pic:spPr>
                  </pic:pic>
                </a:graphicData>
              </a:graphic>
            </wp:inline>
          </w:drawing>
        </w:r>
      </w:del>
      <w:ins w:id="498" w:author="rongquan zhai" w:date="2025-01-07T19:57:00Z" w16du:dateUtc="2025-01-07T11:57:00Z">
        <w:r w:rsidR="00285EE4">
          <w:rPr>
            <w:rFonts w:ascii="Times New Roman" w:hAnsi="Times New Roman" w:cs="Times New Roman"/>
            <w:b/>
            <w:bCs/>
            <w:noProof/>
          </w:rPr>
          <w:drawing>
            <wp:inline distT="0" distB="0" distL="0" distR="0" wp14:anchorId="4E5BACAC" wp14:editId="2DFC246B">
              <wp:extent cx="4813300" cy="5118100"/>
              <wp:effectExtent l="0" t="0" r="0" b="0"/>
              <wp:docPr id="62048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8380" name="图片 6204838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813300" cy="5118100"/>
                      </a:xfrm>
                      <a:prstGeom prst="rect">
                        <a:avLst/>
                      </a:prstGeom>
                    </pic:spPr>
                  </pic:pic>
                </a:graphicData>
              </a:graphic>
            </wp:inline>
          </w:drawing>
        </w:r>
      </w:ins>
    </w:p>
    <w:p w14:paraId="68CB5935" w14:textId="77777777" w:rsidR="00304219" w:rsidRDefault="00304219" w:rsidP="00304219">
      <w:pPr>
        <w:spacing w:line="360" w:lineRule="auto"/>
        <w:rPr>
          <w:rFonts w:ascii="Times New Roman" w:hAnsi="Times New Roman" w:cs="Times New Roman"/>
          <w:b/>
          <w:bCs/>
        </w:rPr>
      </w:pPr>
      <w:r>
        <w:rPr>
          <w:rFonts w:ascii="Times New Roman" w:hAnsi="Times New Roman" w:cs="Times New Roman" w:hint="eastAsia"/>
          <w:b/>
          <w:bCs/>
        </w:rPr>
        <w:t>Figure</w:t>
      </w:r>
      <w:r>
        <w:rPr>
          <w:rFonts w:ascii="Times New Roman" w:hAnsi="Times New Roman" w:cs="Times New Roman"/>
          <w:b/>
          <w:bCs/>
        </w:rPr>
        <w:t>.</w:t>
      </w:r>
      <w:ins w:id="499" w:author="rongquan zhai" w:date="2024-12-27T15:10:00Z" w16du:dateUtc="2024-12-27T07:10:00Z">
        <w:r w:rsidR="00D0061D">
          <w:rPr>
            <w:rFonts w:ascii="Times New Roman" w:hAnsi="Times New Roman" w:cs="Times New Roman"/>
            <w:b/>
            <w:bCs/>
          </w:rPr>
          <w:t xml:space="preserve"> </w:t>
        </w:r>
      </w:ins>
      <w:del w:id="500" w:author="rongquan zhai" w:date="2024-12-27T15:10:00Z" w16du:dateUtc="2024-12-27T07:10:00Z">
        <w:r w:rsidDel="00D0061D">
          <w:rPr>
            <w:rFonts w:ascii="Times New Roman" w:hAnsi="Times New Roman" w:cs="Times New Roman"/>
            <w:b/>
            <w:bCs/>
          </w:rPr>
          <w:delText xml:space="preserve"> </w:delText>
        </w:r>
      </w:del>
      <w:r>
        <w:rPr>
          <w:rFonts w:ascii="Times New Roman" w:hAnsi="Times New Roman" w:cs="Times New Roman"/>
          <w:b/>
          <w:bCs/>
        </w:rPr>
        <w:t>1</w:t>
      </w:r>
      <w:r>
        <w:rPr>
          <w:rFonts w:ascii="Times New Roman" w:hAnsi="Times New Roman" w:cs="Times New Roman" w:hint="eastAsia"/>
          <w:b/>
          <w:bCs/>
        </w:rPr>
        <w:t xml:space="preserve"> </w:t>
      </w:r>
      <w:r>
        <w:rPr>
          <w:rFonts w:ascii="Times New Roman" w:hAnsi="Times New Roman" w:cs="Times New Roman"/>
          <w:b/>
          <w:bCs/>
        </w:rPr>
        <w:t xml:space="preserve">fMRI </w:t>
      </w:r>
      <w:r>
        <w:rPr>
          <w:rFonts w:ascii="Times New Roman" w:hAnsi="Times New Roman" w:cs="Times New Roman" w:hint="eastAsia"/>
          <w:b/>
          <w:bCs/>
        </w:rPr>
        <w:t>Tensor</w:t>
      </w:r>
      <w:r>
        <w:rPr>
          <w:rFonts w:ascii="Times New Roman" w:hAnsi="Times New Roman" w:cs="Times New Roman"/>
          <w:b/>
          <w:bCs/>
        </w:rPr>
        <w:t xml:space="preserve"> Formulation, Canonical Polyadic Decomposition, and multiscale spatial-temporal-individual features.</w:t>
      </w:r>
      <w:r>
        <w:rPr>
          <w:rFonts w:ascii="Times New Roman" w:hAnsi="Times New Roman" w:cs="Times New Roman" w:hint="eastAsia"/>
          <w:b/>
          <w:bCs/>
        </w:rPr>
        <w:t xml:space="preserve"> </w:t>
      </w:r>
      <w:r>
        <w:rPr>
          <w:rFonts w:ascii="Times New Roman" w:hAnsi="Times New Roman" w:cs="Times New Roman"/>
          <w:b/>
          <w:bCs/>
          <w:sz w:val="18"/>
          <w:szCs w:val="18"/>
        </w:rPr>
        <w:t xml:space="preserve">a. </w:t>
      </w:r>
      <w:r>
        <w:rPr>
          <w:rFonts w:ascii="Times New Roman" w:hAnsi="Times New Roman" w:cs="Times New Roman"/>
          <w:sz w:val="18"/>
          <w:szCs w:val="18"/>
        </w:rPr>
        <w:t xml:space="preserve">We combine each subject’s BOLD signal or post first-level analysis specific condition response to a 3D tensor. </w:t>
      </w:r>
      <w:r>
        <w:rPr>
          <w:rFonts w:ascii="Times New Roman" w:hAnsi="Times New Roman" w:cs="Times New Roman"/>
          <w:b/>
          <w:bCs/>
          <w:sz w:val="18"/>
          <w:szCs w:val="18"/>
        </w:rPr>
        <w:t>b</w:t>
      </w:r>
      <w:r>
        <w:rPr>
          <w:rFonts w:ascii="Times New Roman" w:hAnsi="Times New Roman" w:cs="Times New Roman"/>
          <w:sz w:val="18"/>
          <w:szCs w:val="18"/>
        </w:rPr>
        <w:t xml:space="preserve">. We perform Canonical Polyadic Decomposition for the tensor formed above into </w:t>
      </w:r>
      <w:r>
        <w:rPr>
          <w:rFonts w:ascii="Times New Roman" w:hAnsi="Times New Roman" w:cs="Times New Roman" w:hint="eastAsia"/>
          <w:sz w:val="18"/>
          <w:szCs w:val="18"/>
        </w:rPr>
        <w:t>n</w:t>
      </w:r>
      <w:r>
        <w:rPr>
          <w:rFonts w:ascii="Times New Roman" w:hAnsi="Times New Roman" w:cs="Times New Roman"/>
          <w:sz w:val="18"/>
          <w:szCs w:val="18"/>
        </w:rPr>
        <w:t xml:space="preserve"> CP “basis”. </w:t>
      </w:r>
      <w:r>
        <w:rPr>
          <w:rFonts w:ascii="Times New Roman" w:hAnsi="Times New Roman" w:cs="Times New Roman"/>
          <w:b/>
          <w:bCs/>
          <w:sz w:val="18"/>
          <w:szCs w:val="18"/>
        </w:rPr>
        <w:t>c</w:t>
      </w:r>
      <w:r>
        <w:rPr>
          <w:rFonts w:ascii="Times New Roman" w:hAnsi="Times New Roman" w:cs="Times New Roman"/>
          <w:sz w:val="18"/>
          <w:szCs w:val="18"/>
        </w:rPr>
        <w:t>. We get spatial, temporal and individual features correspondence to aforementioned decomposition.</w:t>
      </w:r>
    </w:p>
    <w:p w14:paraId="5C2A45DB" w14:textId="77777777" w:rsidR="00304219" w:rsidRDefault="00304219" w:rsidP="00304219">
      <w:pPr>
        <w:spacing w:line="360" w:lineRule="auto"/>
        <w:rPr>
          <w:rFonts w:ascii="Times New Roman" w:hAnsi="Times New Roman" w:cs="Times New Roman"/>
          <w:b/>
          <w:bCs/>
        </w:rPr>
      </w:pPr>
    </w:p>
    <w:p w14:paraId="5CC6C935" w14:textId="77777777" w:rsidR="00304219" w:rsidRDefault="00304219" w:rsidP="00304219">
      <w:pPr>
        <w:spacing w:line="360" w:lineRule="auto"/>
        <w:rPr>
          <w:rFonts w:ascii="Times New Roman" w:hAnsi="Times New Roman" w:cs="Times New Roman"/>
          <w:b/>
          <w:bCs/>
        </w:rPr>
      </w:pPr>
    </w:p>
    <w:p w14:paraId="5121F09C" w14:textId="77777777" w:rsidR="00304219" w:rsidRDefault="00304219" w:rsidP="00304219">
      <w:pPr>
        <w:spacing w:line="360" w:lineRule="auto"/>
        <w:rPr>
          <w:rFonts w:ascii="Times New Roman" w:hAnsi="Times New Roman" w:cs="Times New Roman"/>
          <w:b/>
          <w:bCs/>
        </w:rPr>
      </w:pPr>
    </w:p>
    <w:p w14:paraId="1E188244" w14:textId="77777777" w:rsidR="00304219" w:rsidRDefault="00304219" w:rsidP="00304219">
      <w:pPr>
        <w:spacing w:line="360" w:lineRule="auto"/>
        <w:rPr>
          <w:rFonts w:ascii="Times New Roman" w:hAnsi="Times New Roman" w:cs="Times New Roman"/>
          <w:b/>
          <w:bCs/>
        </w:rPr>
      </w:pPr>
    </w:p>
    <w:p w14:paraId="2D4A2C44" w14:textId="77777777" w:rsidR="00304219" w:rsidRDefault="00304219" w:rsidP="00304219">
      <w:pPr>
        <w:spacing w:line="360" w:lineRule="auto"/>
        <w:rPr>
          <w:rFonts w:ascii="Times New Roman" w:hAnsi="Times New Roman" w:cs="Times New Roman"/>
          <w:b/>
          <w:bCs/>
        </w:rPr>
      </w:pPr>
      <w:commentRangeStart w:id="501"/>
      <w:del w:id="502" w:author="rongquan zhai" w:date="2025-01-07T19:57:00Z" w16du:dateUtc="2025-01-07T11:57:00Z">
        <w:r w:rsidDel="004371A2">
          <w:rPr>
            <w:rFonts w:ascii="Times New Roman" w:hAnsi="Times New Roman" w:cs="Times New Roman"/>
            <w:b/>
            <w:bCs/>
            <w:noProof/>
          </w:rPr>
          <w:lastRenderedPageBreak/>
          <w:drawing>
            <wp:inline distT="0" distB="0" distL="0" distR="0" wp14:anchorId="6DF7E59C" wp14:editId="5A308596">
              <wp:extent cx="5274310" cy="5380990"/>
              <wp:effectExtent l="0" t="0" r="0" b="3810"/>
              <wp:docPr id="192255178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51782" name="图片 14"/>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74310" cy="5380990"/>
                      </a:xfrm>
                      <a:prstGeom prst="rect">
                        <a:avLst/>
                      </a:prstGeom>
                    </pic:spPr>
                  </pic:pic>
                </a:graphicData>
              </a:graphic>
            </wp:inline>
          </w:drawing>
        </w:r>
      </w:del>
      <w:commentRangeEnd w:id="501"/>
      <w:r w:rsidR="00FE2274">
        <w:rPr>
          <w:rStyle w:val="ae"/>
        </w:rPr>
        <w:commentReference w:id="501"/>
      </w:r>
      <w:ins w:id="503" w:author="rongquan zhai" w:date="2025-01-07T19:57:00Z" w16du:dateUtc="2025-01-07T11:57:00Z">
        <w:r w:rsidR="004371A2">
          <w:rPr>
            <w:rFonts w:ascii="Times New Roman" w:hAnsi="Times New Roman" w:cs="Times New Roman"/>
            <w:b/>
            <w:bCs/>
            <w:noProof/>
          </w:rPr>
          <w:drawing>
            <wp:inline distT="0" distB="0" distL="0" distR="0" wp14:anchorId="52D5771F" wp14:editId="6247AF4F">
              <wp:extent cx="5274310" cy="5380990"/>
              <wp:effectExtent l="0" t="0" r="0" b="3810"/>
              <wp:docPr id="18705426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42614" name="图片 187054261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74310" cy="5380990"/>
                      </a:xfrm>
                      <a:prstGeom prst="rect">
                        <a:avLst/>
                      </a:prstGeom>
                    </pic:spPr>
                  </pic:pic>
                </a:graphicData>
              </a:graphic>
            </wp:inline>
          </w:drawing>
        </w:r>
      </w:ins>
    </w:p>
    <w:p w14:paraId="11910413" w14:textId="77777777" w:rsidR="00304219" w:rsidRDefault="00304219" w:rsidP="00304219">
      <w:pPr>
        <w:spacing w:line="360" w:lineRule="auto"/>
        <w:rPr>
          <w:rFonts w:ascii="Times New Roman" w:hAnsi="Times New Roman" w:cs="Times New Roman"/>
          <w:sz w:val="18"/>
          <w:szCs w:val="18"/>
        </w:rPr>
      </w:pPr>
      <w:r>
        <w:rPr>
          <w:rFonts w:ascii="Times New Roman" w:hAnsi="Times New Roman" w:cs="Times New Roman"/>
          <w:b/>
          <w:bCs/>
        </w:rPr>
        <w:t xml:space="preserve">Figure. </w:t>
      </w:r>
      <w:r>
        <w:rPr>
          <w:rFonts w:ascii="Times New Roman" w:hAnsi="Times New Roman" w:cs="Times New Roman" w:hint="eastAsia"/>
          <w:b/>
          <w:bCs/>
        </w:rPr>
        <w:t>2 BOLD</w:t>
      </w:r>
      <w:r>
        <w:rPr>
          <w:rFonts w:ascii="Times New Roman" w:hAnsi="Times New Roman" w:cs="Times New Roman"/>
          <w:b/>
          <w:bCs/>
        </w:rPr>
        <w:t xml:space="preserve"> signal formed tensor derived CP components’ analysis. </w:t>
      </w:r>
      <w:r>
        <w:rPr>
          <w:rFonts w:ascii="Times New Roman" w:hAnsi="Times New Roman" w:cs="Times New Roman"/>
          <w:b/>
          <w:bCs/>
          <w:sz w:val="18"/>
          <w:szCs w:val="18"/>
        </w:rPr>
        <w:t xml:space="preserve">a. </w:t>
      </w:r>
      <w:r>
        <w:rPr>
          <w:rFonts w:ascii="Times New Roman" w:hAnsi="Times New Roman" w:cs="Times New Roman"/>
          <w:sz w:val="18"/>
          <w:szCs w:val="18"/>
        </w:rPr>
        <w:t xml:space="preserve">We calculate first 10 CP components’ similarity in spatial and individual dimension across three </w:t>
      </w:r>
      <w:proofErr w:type="spellStart"/>
      <w:r>
        <w:rPr>
          <w:rFonts w:ascii="Times New Roman" w:hAnsi="Times New Roman" w:cs="Times New Roman"/>
          <w:sz w:val="18"/>
          <w:szCs w:val="18"/>
        </w:rPr>
        <w:t>followups</w:t>
      </w:r>
      <w:proofErr w:type="spellEnd"/>
      <w:r>
        <w:rPr>
          <w:rFonts w:ascii="Times New Roman" w:hAnsi="Times New Roman" w:cs="Times New Roman"/>
          <w:sz w:val="18"/>
          <w:szCs w:val="18"/>
        </w:rPr>
        <w:t xml:space="preserve"> (temporal dimension is not consistent so the similarity calculation is not applicable), the most stable CP component is the third CP component. </w:t>
      </w:r>
      <w:r>
        <w:rPr>
          <w:rFonts w:ascii="Times New Roman" w:hAnsi="Times New Roman" w:cs="Times New Roman"/>
          <w:b/>
          <w:bCs/>
          <w:sz w:val="18"/>
          <w:szCs w:val="18"/>
        </w:rPr>
        <w:t xml:space="preserve">b. </w:t>
      </w:r>
      <w:r>
        <w:rPr>
          <w:rFonts w:ascii="Times New Roman" w:hAnsi="Times New Roman" w:cs="Times New Roman"/>
          <w:sz w:val="18"/>
          <w:szCs w:val="18"/>
        </w:rPr>
        <w:t xml:space="preserve">We correlated spatial and temporal dimension of first 10 CP components with traditional spatial (contrast map) and temporal (BOLD signal derived by first-level analysis) across three </w:t>
      </w:r>
      <w:proofErr w:type="spellStart"/>
      <w:r>
        <w:rPr>
          <w:rFonts w:ascii="Times New Roman" w:hAnsi="Times New Roman" w:cs="Times New Roman"/>
          <w:sz w:val="18"/>
          <w:szCs w:val="18"/>
        </w:rPr>
        <w:t>followups</w:t>
      </w:r>
      <w:proofErr w:type="spellEnd"/>
      <w:r>
        <w:rPr>
          <w:rFonts w:ascii="Times New Roman" w:hAnsi="Times New Roman" w:cs="Times New Roman"/>
          <w:sz w:val="18"/>
          <w:szCs w:val="18"/>
        </w:rPr>
        <w:t>, the most significant is the third CP component.</w:t>
      </w:r>
      <w:r>
        <w:rPr>
          <w:rFonts w:ascii="Times New Roman" w:hAnsi="Times New Roman" w:cs="Times New Roman"/>
          <w:b/>
          <w:bCs/>
          <w:sz w:val="18"/>
          <w:szCs w:val="18"/>
        </w:rPr>
        <w:t xml:space="preserve"> c. </w:t>
      </w:r>
      <w:r>
        <w:rPr>
          <w:rFonts w:ascii="Times New Roman" w:hAnsi="Times New Roman" w:cs="Times New Roman"/>
          <w:sz w:val="18"/>
          <w:szCs w:val="18"/>
        </w:rPr>
        <w:t>Spatial pattern similarity analysis between BOLD signals derived 3</w:t>
      </w:r>
      <w:r>
        <w:rPr>
          <w:rFonts w:ascii="Times New Roman" w:hAnsi="Times New Roman" w:cs="Times New Roman"/>
          <w:sz w:val="18"/>
          <w:szCs w:val="18"/>
          <w:vertAlign w:val="superscript"/>
        </w:rPr>
        <w:t>rd</w:t>
      </w:r>
      <w:r>
        <w:rPr>
          <w:rFonts w:ascii="Times New Roman" w:hAnsi="Times New Roman" w:cs="Times New Roman"/>
          <w:sz w:val="18"/>
          <w:szCs w:val="18"/>
        </w:rPr>
        <w:t xml:space="preserve"> CP component and traditional contrast map.</w:t>
      </w:r>
      <w:r>
        <w:rPr>
          <w:rFonts w:ascii="Times New Roman" w:hAnsi="Times New Roman" w:cs="Times New Roman"/>
          <w:b/>
          <w:bCs/>
          <w:sz w:val="18"/>
          <w:szCs w:val="18"/>
        </w:rPr>
        <w:t xml:space="preserve"> d. </w:t>
      </w:r>
      <w:r>
        <w:rPr>
          <w:rFonts w:ascii="Times New Roman" w:hAnsi="Times New Roman" w:cs="Times New Roman"/>
          <w:sz w:val="18"/>
          <w:szCs w:val="18"/>
        </w:rPr>
        <w:t>Temporal pattern similarity analysis between BOLD signals derived 3</w:t>
      </w:r>
      <w:r>
        <w:rPr>
          <w:rFonts w:ascii="Times New Roman" w:hAnsi="Times New Roman" w:cs="Times New Roman"/>
          <w:sz w:val="18"/>
          <w:szCs w:val="18"/>
          <w:vertAlign w:val="superscript"/>
        </w:rPr>
        <w:t>rd</w:t>
      </w:r>
      <w:r>
        <w:rPr>
          <w:rFonts w:ascii="Times New Roman" w:hAnsi="Times New Roman" w:cs="Times New Roman"/>
          <w:sz w:val="18"/>
          <w:szCs w:val="18"/>
        </w:rPr>
        <w:t xml:space="preserve"> CP component and traditional derived by first-level analysis. </w:t>
      </w:r>
      <w:r>
        <w:rPr>
          <w:rFonts w:ascii="Times New Roman" w:hAnsi="Times New Roman" w:cs="Times New Roman"/>
          <w:b/>
          <w:bCs/>
          <w:sz w:val="18"/>
          <w:szCs w:val="18"/>
        </w:rPr>
        <w:t xml:space="preserve">e. </w:t>
      </w:r>
      <w:r>
        <w:rPr>
          <w:rFonts w:ascii="Times New Roman" w:hAnsi="Times New Roman" w:cs="Times New Roman"/>
          <w:sz w:val="18"/>
          <w:szCs w:val="18"/>
        </w:rPr>
        <w:t xml:space="preserve">Canonical correlation analysis between BOLD signal derived individual dimension with behavior scores. </w:t>
      </w:r>
      <w:r>
        <w:rPr>
          <w:rFonts w:ascii="Times New Roman" w:hAnsi="Times New Roman" w:cs="Times New Roman"/>
          <w:b/>
          <w:bCs/>
          <w:sz w:val="18"/>
          <w:szCs w:val="18"/>
        </w:rPr>
        <w:t>f</w:t>
      </w:r>
      <w:r>
        <w:rPr>
          <w:rFonts w:ascii="Times New Roman" w:hAnsi="Times New Roman" w:cs="Times New Roman"/>
          <w:sz w:val="18"/>
          <w:szCs w:val="18"/>
        </w:rPr>
        <w:t xml:space="preserve">. </w:t>
      </w:r>
      <w:r>
        <w:rPr>
          <w:rFonts w:ascii="Times New Roman" w:hAnsi="Times New Roman" w:cs="Times New Roman" w:hint="eastAsia"/>
          <w:sz w:val="18"/>
          <w:szCs w:val="18"/>
        </w:rPr>
        <w:t>Correlation</w:t>
      </w:r>
      <w:r>
        <w:rPr>
          <w:rFonts w:ascii="Times New Roman" w:hAnsi="Times New Roman" w:cs="Times New Roman"/>
          <w:sz w:val="18"/>
          <w:szCs w:val="18"/>
        </w:rPr>
        <w:t xml:space="preserve"> analysis between the 3</w:t>
      </w:r>
      <w:r>
        <w:rPr>
          <w:rFonts w:ascii="Times New Roman" w:hAnsi="Times New Roman" w:cs="Times New Roman"/>
          <w:sz w:val="18"/>
          <w:szCs w:val="18"/>
          <w:vertAlign w:val="superscript"/>
        </w:rPr>
        <w:t>rd</w:t>
      </w:r>
      <w:r>
        <w:rPr>
          <w:rFonts w:ascii="Times New Roman" w:hAnsi="Times New Roman" w:cs="Times New Roman"/>
          <w:sz w:val="18"/>
          <w:szCs w:val="18"/>
        </w:rPr>
        <w:t xml:space="preserve"> CP component with depression scores under </w:t>
      </w:r>
      <w:r>
        <w:rPr>
          <w:rFonts w:ascii="Times New Roman" w:hAnsi="Times New Roman" w:cs="Times New Roman" w:hint="eastAsia"/>
          <w:sz w:val="18"/>
          <w:szCs w:val="18"/>
        </w:rPr>
        <w:t>discovery dataset</w:t>
      </w:r>
      <w:r>
        <w:rPr>
          <w:rFonts w:ascii="Times New Roman" w:hAnsi="Times New Roman" w:cs="Times New Roman"/>
          <w:sz w:val="18"/>
          <w:szCs w:val="18"/>
        </w:rPr>
        <w:t xml:space="preserve"> (618) and validation dataset.</w:t>
      </w:r>
    </w:p>
    <w:p w14:paraId="0355F871" w14:textId="77777777" w:rsidR="00304219" w:rsidRDefault="00304219" w:rsidP="00304219">
      <w:pPr>
        <w:spacing w:line="360" w:lineRule="auto"/>
        <w:rPr>
          <w:rFonts w:ascii="Times New Roman" w:hAnsi="Times New Roman" w:cs="Times New Roman"/>
          <w:b/>
          <w:bCs/>
        </w:rPr>
      </w:pPr>
    </w:p>
    <w:p w14:paraId="1428A89F" w14:textId="0E313C8E" w:rsidR="00304219" w:rsidRDefault="00253CA0" w:rsidP="00304219">
      <w:pPr>
        <w:spacing w:line="360" w:lineRule="auto"/>
        <w:rPr>
          <w:rFonts w:ascii="Times New Roman" w:hAnsi="Times New Roman" w:cs="Times New Roman"/>
          <w:b/>
          <w:bCs/>
        </w:rPr>
      </w:pPr>
      <w:del w:id="504" w:author="rongquan zhai" w:date="2025-01-07T20:28:00Z" w16du:dateUtc="2025-01-07T12:28:00Z">
        <w:r w:rsidDel="00EF097F">
          <w:rPr>
            <w:rFonts w:ascii="Times New Roman" w:hAnsi="Times New Roman" w:cs="Times New Roman"/>
            <w:b/>
            <w:bCs/>
            <w:noProof/>
          </w:rPr>
          <w:lastRenderedPageBreak/>
          <w:drawing>
            <wp:inline distT="0" distB="0" distL="0" distR="0" wp14:anchorId="2B2CCD9A" wp14:editId="0E94219C">
              <wp:extent cx="5274310" cy="5715635"/>
              <wp:effectExtent l="0" t="0" r="0" b="0"/>
              <wp:docPr id="14916188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18814" name="图片 149161881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274310" cy="5715635"/>
                      </a:xfrm>
                      <a:prstGeom prst="rect">
                        <a:avLst/>
                      </a:prstGeom>
                    </pic:spPr>
                  </pic:pic>
                </a:graphicData>
              </a:graphic>
            </wp:inline>
          </w:drawing>
        </w:r>
      </w:del>
      <w:ins w:id="505" w:author="rongquan zhai" w:date="2025-01-07T20:28:00Z" w16du:dateUtc="2025-01-07T12:28:00Z">
        <w:r w:rsidR="00EF097F">
          <w:rPr>
            <w:rFonts w:ascii="Times New Roman" w:hAnsi="Times New Roman" w:cs="Times New Roman"/>
            <w:b/>
            <w:bCs/>
            <w:noProof/>
          </w:rPr>
          <w:drawing>
            <wp:inline distT="0" distB="0" distL="0" distR="0" wp14:anchorId="11ECBA8D" wp14:editId="5395E15A">
              <wp:extent cx="5274310" cy="5715635"/>
              <wp:effectExtent l="0" t="0" r="0" b="0"/>
              <wp:docPr id="11968910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91086" name="图片 119689108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274310" cy="5715635"/>
                      </a:xfrm>
                      <a:prstGeom prst="rect">
                        <a:avLst/>
                      </a:prstGeom>
                    </pic:spPr>
                  </pic:pic>
                </a:graphicData>
              </a:graphic>
            </wp:inline>
          </w:drawing>
        </w:r>
      </w:ins>
    </w:p>
    <w:p w14:paraId="76D99D9F" w14:textId="77777777" w:rsidR="00304219" w:rsidRDefault="00304219" w:rsidP="00304219">
      <w:pPr>
        <w:spacing w:line="360" w:lineRule="auto"/>
        <w:rPr>
          <w:rFonts w:ascii="Times New Roman" w:hAnsi="Times New Roman" w:cs="Times New Roman"/>
          <w:b/>
          <w:bCs/>
        </w:rPr>
      </w:pPr>
      <w:r>
        <w:rPr>
          <w:rFonts w:ascii="Times New Roman" w:hAnsi="Times New Roman" w:cs="Times New Roman"/>
          <w:b/>
          <w:bCs/>
        </w:rPr>
        <w:t xml:space="preserve">Figure. </w:t>
      </w:r>
      <w:r>
        <w:rPr>
          <w:rFonts w:ascii="Times New Roman" w:hAnsi="Times New Roman" w:cs="Times New Roman" w:hint="eastAsia"/>
          <w:b/>
          <w:bCs/>
        </w:rPr>
        <w:t>3 Condition response</w:t>
      </w:r>
      <w:r>
        <w:rPr>
          <w:rFonts w:ascii="Times New Roman" w:hAnsi="Times New Roman" w:cs="Times New Roman"/>
          <w:b/>
          <w:bCs/>
        </w:rPr>
        <w:t xml:space="preserve"> formed tensor derived CP components’ analysis.</w:t>
      </w:r>
      <w:r>
        <w:rPr>
          <w:rFonts w:ascii="Times New Roman" w:hAnsi="Times New Roman" w:cs="Times New Roman" w:hint="eastAsia"/>
          <w:b/>
          <w:bCs/>
        </w:rPr>
        <w:t xml:space="preserve"> </w:t>
      </w:r>
      <w:r>
        <w:rPr>
          <w:rFonts w:ascii="Times New Roman" w:hAnsi="Times New Roman" w:cs="Times New Roman"/>
          <w:b/>
          <w:bCs/>
          <w:sz w:val="18"/>
          <w:szCs w:val="18"/>
        </w:rPr>
        <w:t xml:space="preserve">a. </w:t>
      </w:r>
      <w:r>
        <w:rPr>
          <w:rFonts w:ascii="Times New Roman" w:hAnsi="Times New Roman" w:cs="Times New Roman"/>
          <w:sz w:val="18"/>
          <w:szCs w:val="18"/>
        </w:rPr>
        <w:t xml:space="preserve">We calculate first 10 CP components’ similarity in spatial and individual dimension across three </w:t>
      </w:r>
      <w:proofErr w:type="spellStart"/>
      <w:r>
        <w:rPr>
          <w:rFonts w:ascii="Times New Roman" w:hAnsi="Times New Roman" w:cs="Times New Roman"/>
          <w:sz w:val="18"/>
          <w:szCs w:val="18"/>
        </w:rPr>
        <w:t>followups</w:t>
      </w:r>
      <w:proofErr w:type="spellEnd"/>
      <w:r>
        <w:rPr>
          <w:rFonts w:ascii="Times New Roman" w:hAnsi="Times New Roman" w:cs="Times New Roman"/>
          <w:sz w:val="18"/>
          <w:szCs w:val="18"/>
        </w:rPr>
        <w:t xml:space="preserve"> (temporal dimension is not consistent so the similarity calculation is not applicable), the most stable CP component is the </w:t>
      </w:r>
      <w:r>
        <w:rPr>
          <w:rFonts w:ascii="Times New Roman" w:hAnsi="Times New Roman" w:cs="Times New Roman" w:hint="eastAsia"/>
          <w:sz w:val="18"/>
          <w:szCs w:val="18"/>
        </w:rPr>
        <w:t>first</w:t>
      </w:r>
      <w:r>
        <w:rPr>
          <w:rFonts w:ascii="Times New Roman" w:hAnsi="Times New Roman" w:cs="Times New Roman"/>
          <w:sz w:val="18"/>
          <w:szCs w:val="18"/>
        </w:rPr>
        <w:t xml:space="preserve"> CP component.</w:t>
      </w:r>
      <w:r>
        <w:rPr>
          <w:rFonts w:ascii="Times New Roman" w:hAnsi="Times New Roman" w:cs="Times New Roman" w:hint="eastAsia"/>
          <w:sz w:val="18"/>
          <w:szCs w:val="18"/>
        </w:rPr>
        <w:t xml:space="preserve"> </w:t>
      </w:r>
      <w:r>
        <w:rPr>
          <w:rFonts w:ascii="Times New Roman" w:hAnsi="Times New Roman" w:cs="Times New Roman"/>
          <w:b/>
          <w:bCs/>
          <w:sz w:val="18"/>
          <w:szCs w:val="18"/>
        </w:rPr>
        <w:t xml:space="preserve">b. </w:t>
      </w:r>
      <w:r>
        <w:rPr>
          <w:rFonts w:ascii="Times New Roman" w:hAnsi="Times New Roman" w:cs="Times New Roman"/>
          <w:sz w:val="18"/>
          <w:szCs w:val="18"/>
        </w:rPr>
        <w:t xml:space="preserve">We correlated </w:t>
      </w:r>
      <w:r>
        <w:rPr>
          <w:rFonts w:ascii="Times New Roman" w:hAnsi="Times New Roman" w:cs="Times New Roman" w:hint="eastAsia"/>
          <w:sz w:val="18"/>
          <w:szCs w:val="18"/>
        </w:rPr>
        <w:t xml:space="preserve">each </w:t>
      </w:r>
      <w:r>
        <w:rPr>
          <w:rFonts w:ascii="Times New Roman" w:hAnsi="Times New Roman" w:cs="Times New Roman"/>
          <w:sz w:val="18"/>
          <w:szCs w:val="18"/>
        </w:rPr>
        <w:t xml:space="preserve">spatial and </w:t>
      </w:r>
      <w:r>
        <w:rPr>
          <w:rFonts w:ascii="Times New Roman" w:hAnsi="Times New Roman" w:cs="Times New Roman" w:hint="eastAsia"/>
          <w:sz w:val="18"/>
          <w:szCs w:val="18"/>
        </w:rPr>
        <w:t>individual</w:t>
      </w:r>
      <w:r>
        <w:rPr>
          <w:rFonts w:ascii="Times New Roman" w:hAnsi="Times New Roman" w:cs="Times New Roman"/>
          <w:sz w:val="18"/>
          <w:szCs w:val="18"/>
        </w:rPr>
        <w:t xml:space="preserve"> dimension of first 10 CP components</w:t>
      </w:r>
      <w:r>
        <w:rPr>
          <w:rFonts w:ascii="Times New Roman" w:hAnsi="Times New Roman" w:cs="Times New Roman" w:hint="eastAsia"/>
          <w:sz w:val="18"/>
          <w:szCs w:val="18"/>
        </w:rPr>
        <w:t xml:space="preserve"> derived from condition response formed tensor</w:t>
      </w:r>
      <w:r>
        <w:rPr>
          <w:rFonts w:ascii="Times New Roman" w:hAnsi="Times New Roman" w:cs="Times New Roman"/>
          <w:sz w:val="18"/>
          <w:szCs w:val="18"/>
        </w:rPr>
        <w:t xml:space="preserve"> with spatial and </w:t>
      </w:r>
      <w:r>
        <w:rPr>
          <w:rFonts w:ascii="Times New Roman" w:hAnsi="Times New Roman" w:cs="Times New Roman" w:hint="eastAsia"/>
          <w:sz w:val="18"/>
          <w:szCs w:val="18"/>
        </w:rPr>
        <w:t>individual</w:t>
      </w:r>
      <w:r>
        <w:rPr>
          <w:rFonts w:ascii="Times New Roman" w:hAnsi="Times New Roman" w:cs="Times New Roman"/>
          <w:sz w:val="18"/>
          <w:szCs w:val="18"/>
        </w:rPr>
        <w:t xml:space="preserve"> dimension of</w:t>
      </w:r>
      <w:r>
        <w:rPr>
          <w:rFonts w:ascii="Times New Roman" w:hAnsi="Times New Roman" w:cs="Times New Roman" w:hint="eastAsia"/>
          <w:sz w:val="18"/>
          <w:szCs w:val="18"/>
        </w:rPr>
        <w:t xml:space="preserve"> third CP </w:t>
      </w:r>
      <w:r>
        <w:rPr>
          <w:rFonts w:ascii="Times New Roman" w:hAnsi="Times New Roman" w:cs="Times New Roman"/>
          <w:sz w:val="18"/>
          <w:szCs w:val="18"/>
        </w:rPr>
        <w:t xml:space="preserve">component derived from BOLD signal formed tensor across three </w:t>
      </w:r>
      <w:proofErr w:type="spellStart"/>
      <w:r>
        <w:rPr>
          <w:rFonts w:ascii="Times New Roman" w:hAnsi="Times New Roman" w:cs="Times New Roman"/>
          <w:sz w:val="18"/>
          <w:szCs w:val="18"/>
        </w:rPr>
        <w:t>followups</w:t>
      </w:r>
      <w:proofErr w:type="spellEnd"/>
      <w:r>
        <w:rPr>
          <w:rFonts w:ascii="Times New Roman" w:hAnsi="Times New Roman" w:cs="Times New Roman"/>
          <w:sz w:val="18"/>
          <w:szCs w:val="18"/>
        </w:rPr>
        <w:t xml:space="preserve">, the most significant is the first CP component. </w:t>
      </w:r>
      <w:r>
        <w:rPr>
          <w:rFonts w:ascii="Times New Roman" w:hAnsi="Times New Roman" w:cs="Times New Roman"/>
          <w:b/>
          <w:bCs/>
          <w:sz w:val="18"/>
          <w:szCs w:val="18"/>
        </w:rPr>
        <w:t xml:space="preserve">c. </w:t>
      </w:r>
      <w:r>
        <w:rPr>
          <w:rFonts w:ascii="Times New Roman" w:hAnsi="Times New Roman" w:cs="Times New Roman"/>
          <w:sz w:val="18"/>
          <w:szCs w:val="18"/>
        </w:rPr>
        <w:t>Spatial pattern similarity analysis between condition response signals derived 1</w:t>
      </w:r>
      <w:r>
        <w:rPr>
          <w:rFonts w:ascii="Times New Roman" w:hAnsi="Times New Roman" w:cs="Times New Roman"/>
          <w:sz w:val="18"/>
          <w:szCs w:val="18"/>
          <w:vertAlign w:val="superscript"/>
        </w:rPr>
        <w:t>st</w:t>
      </w:r>
      <w:r>
        <w:rPr>
          <w:rFonts w:ascii="Times New Roman" w:hAnsi="Times New Roman" w:cs="Times New Roman"/>
          <w:sz w:val="18"/>
          <w:szCs w:val="18"/>
        </w:rPr>
        <w:t xml:space="preserve"> CP component and traditional contrast map.</w:t>
      </w:r>
      <w:r>
        <w:rPr>
          <w:rFonts w:ascii="Times New Roman" w:hAnsi="Times New Roman" w:cs="Times New Roman"/>
          <w:b/>
          <w:bCs/>
          <w:sz w:val="18"/>
          <w:szCs w:val="18"/>
        </w:rPr>
        <w:t xml:space="preserve"> d. </w:t>
      </w:r>
      <w:r>
        <w:rPr>
          <w:rFonts w:ascii="Times New Roman" w:hAnsi="Times New Roman" w:cs="Times New Roman"/>
          <w:sz w:val="18"/>
          <w:szCs w:val="18"/>
        </w:rPr>
        <w:t>Temporal loadings plot for condition response tensor derived 1</w:t>
      </w:r>
      <w:r>
        <w:rPr>
          <w:rFonts w:ascii="Times New Roman" w:hAnsi="Times New Roman" w:cs="Times New Roman"/>
          <w:sz w:val="18"/>
          <w:szCs w:val="18"/>
          <w:vertAlign w:val="superscript"/>
        </w:rPr>
        <w:t>st</w:t>
      </w:r>
      <w:r>
        <w:rPr>
          <w:rFonts w:ascii="Times New Roman" w:hAnsi="Times New Roman" w:cs="Times New Roman"/>
          <w:sz w:val="18"/>
          <w:szCs w:val="18"/>
        </w:rPr>
        <w:t xml:space="preserve"> CP component. </w:t>
      </w:r>
      <w:r>
        <w:rPr>
          <w:rFonts w:ascii="Times New Roman" w:hAnsi="Times New Roman" w:cs="Times New Roman"/>
          <w:b/>
          <w:bCs/>
          <w:sz w:val="18"/>
          <w:szCs w:val="18"/>
        </w:rPr>
        <w:t xml:space="preserve">e. </w:t>
      </w:r>
      <w:r>
        <w:rPr>
          <w:rFonts w:ascii="Times New Roman" w:hAnsi="Times New Roman" w:cs="Times New Roman"/>
          <w:sz w:val="18"/>
          <w:szCs w:val="18"/>
        </w:rPr>
        <w:t xml:space="preserve">Canonical correlation analysis &amp; specific correlation between condition response tensor derived individual dimension with behavior scores. </w:t>
      </w:r>
      <w:r>
        <w:rPr>
          <w:rFonts w:ascii="Times New Roman" w:hAnsi="Times New Roman" w:cs="Times New Roman"/>
          <w:b/>
          <w:bCs/>
          <w:sz w:val="18"/>
          <w:szCs w:val="18"/>
        </w:rPr>
        <w:t>f</w:t>
      </w:r>
      <w:r>
        <w:rPr>
          <w:rFonts w:ascii="Times New Roman" w:hAnsi="Times New Roman" w:cs="Times New Roman"/>
          <w:sz w:val="18"/>
          <w:szCs w:val="18"/>
        </w:rPr>
        <w:t xml:space="preserve">. </w:t>
      </w:r>
      <w:r>
        <w:rPr>
          <w:rFonts w:ascii="Times New Roman" w:hAnsi="Times New Roman" w:cs="Times New Roman" w:hint="eastAsia"/>
          <w:sz w:val="18"/>
          <w:szCs w:val="18"/>
        </w:rPr>
        <w:t>Correlation</w:t>
      </w:r>
      <w:r>
        <w:rPr>
          <w:rFonts w:ascii="Times New Roman" w:hAnsi="Times New Roman" w:cs="Times New Roman"/>
          <w:sz w:val="18"/>
          <w:szCs w:val="18"/>
        </w:rPr>
        <w:t xml:space="preserve"> analysis between the 1</w:t>
      </w:r>
      <w:r>
        <w:rPr>
          <w:rFonts w:ascii="Times New Roman" w:hAnsi="Times New Roman" w:cs="Times New Roman"/>
          <w:sz w:val="18"/>
          <w:szCs w:val="18"/>
          <w:vertAlign w:val="superscript"/>
        </w:rPr>
        <w:t>st</w:t>
      </w:r>
      <w:r>
        <w:rPr>
          <w:rFonts w:ascii="Times New Roman" w:hAnsi="Times New Roman" w:cs="Times New Roman"/>
          <w:sz w:val="18"/>
          <w:szCs w:val="18"/>
        </w:rPr>
        <w:t xml:space="preserve"> CP component with depression scores under different circumstance.</w:t>
      </w:r>
      <w:r>
        <w:rPr>
          <w:rFonts w:ascii="Times New Roman" w:hAnsi="Times New Roman" w:cs="Times New Roman" w:hint="eastAsia"/>
          <w:b/>
          <w:bCs/>
        </w:rPr>
        <w:t xml:space="preserve"> </w:t>
      </w:r>
    </w:p>
    <w:p w14:paraId="1580D001" w14:textId="5FBDC7C6" w:rsidR="00304219" w:rsidRDefault="00304219" w:rsidP="00304219">
      <w:pPr>
        <w:spacing w:line="360" w:lineRule="auto"/>
        <w:jc w:val="center"/>
        <w:rPr>
          <w:rFonts w:ascii="Times New Roman" w:hAnsi="Times New Roman" w:cs="Times New Roman"/>
          <w:b/>
          <w:bCs/>
        </w:rPr>
      </w:pPr>
      <w:del w:id="506" w:author="rongquan zhai" w:date="2025-01-07T19:59:00Z" w16du:dateUtc="2025-01-07T11:59:00Z">
        <w:r w:rsidDel="00FE2274">
          <w:rPr>
            <w:rFonts w:ascii="Times New Roman" w:hAnsi="Times New Roman" w:cs="Times New Roman"/>
            <w:b/>
            <w:bCs/>
            <w:noProof/>
          </w:rPr>
          <w:lastRenderedPageBreak/>
          <w:drawing>
            <wp:inline distT="0" distB="0" distL="0" distR="0" wp14:anchorId="0B7910FD" wp14:editId="2AAD22C0">
              <wp:extent cx="4812665" cy="4970780"/>
              <wp:effectExtent l="0" t="0" r="635" b="0"/>
              <wp:docPr id="165539119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91199" name="图片 11"/>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852058" cy="5011379"/>
                      </a:xfrm>
                      <a:prstGeom prst="rect">
                        <a:avLst/>
                      </a:prstGeom>
                    </pic:spPr>
                  </pic:pic>
                </a:graphicData>
              </a:graphic>
            </wp:inline>
          </w:drawing>
        </w:r>
      </w:del>
      <w:ins w:id="507" w:author="rongquan zhai" w:date="2025-01-07T19:59:00Z" w16du:dateUtc="2025-01-07T11:59:00Z">
        <w:r w:rsidR="00FE2274">
          <w:rPr>
            <w:rFonts w:ascii="Times New Roman" w:hAnsi="Times New Roman" w:cs="Times New Roman"/>
            <w:b/>
            <w:bCs/>
            <w:noProof/>
          </w:rPr>
          <w:drawing>
            <wp:inline distT="0" distB="0" distL="0" distR="0" wp14:anchorId="0EA5E00F" wp14:editId="044AF078">
              <wp:extent cx="4254500" cy="4394200"/>
              <wp:effectExtent l="0" t="0" r="0" b="0"/>
              <wp:docPr id="20687302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30264" name="图片 2068730264"/>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254500" cy="4394200"/>
                      </a:xfrm>
                      <a:prstGeom prst="rect">
                        <a:avLst/>
                      </a:prstGeom>
                    </pic:spPr>
                  </pic:pic>
                </a:graphicData>
              </a:graphic>
            </wp:inline>
          </w:drawing>
        </w:r>
      </w:ins>
    </w:p>
    <w:p w14:paraId="09B877C8" w14:textId="77777777" w:rsidR="00304219" w:rsidRDefault="00304219" w:rsidP="00304219">
      <w:pPr>
        <w:spacing w:line="360" w:lineRule="auto"/>
        <w:rPr>
          <w:rFonts w:ascii="Times New Roman" w:hAnsi="Times New Roman" w:cs="Times New Roman"/>
          <w:sz w:val="18"/>
          <w:szCs w:val="18"/>
        </w:rPr>
      </w:pPr>
      <w:r>
        <w:rPr>
          <w:rFonts w:ascii="Times New Roman" w:hAnsi="Times New Roman" w:cs="Times New Roman"/>
          <w:b/>
          <w:bCs/>
        </w:rPr>
        <w:t xml:space="preserve">Figure. 4 Decoding-Regression-Generation Pipeline for longitudinal fMRI data imputation. </w:t>
      </w:r>
      <w:r>
        <w:rPr>
          <w:rFonts w:ascii="Times New Roman" w:hAnsi="Times New Roman" w:cs="Times New Roman"/>
          <w:b/>
          <w:bCs/>
          <w:sz w:val="18"/>
          <w:szCs w:val="18"/>
        </w:rPr>
        <w:t xml:space="preserve">a. </w:t>
      </w:r>
      <w:r>
        <w:rPr>
          <w:rFonts w:ascii="Times New Roman" w:hAnsi="Times New Roman" w:cs="Times New Roman"/>
          <w:sz w:val="18"/>
          <w:szCs w:val="18"/>
        </w:rPr>
        <w:t xml:space="preserve">Combine the common part (e.g. angry, neutral and control responses of FU2 and FU3) of 3-D target tensor (e.g. BL) and observed tensor (e.g. FU2 and FU3) to form a 4-D tensor and perform the CP decomposition to get the shared spatial, </w:t>
      </w:r>
      <w:r>
        <w:rPr>
          <w:rFonts w:ascii="Times New Roman" w:hAnsi="Times New Roman" w:cs="Times New Roman" w:hint="eastAsia"/>
          <w:sz w:val="18"/>
          <w:szCs w:val="18"/>
        </w:rPr>
        <w:t xml:space="preserve">part </w:t>
      </w:r>
      <w:r>
        <w:rPr>
          <w:rFonts w:ascii="Times New Roman" w:hAnsi="Times New Roman" w:cs="Times New Roman"/>
          <w:sz w:val="18"/>
          <w:szCs w:val="18"/>
        </w:rPr>
        <w:t xml:space="preserve">temporal, individual and time specific onset loading features. </w:t>
      </w:r>
      <w:r>
        <w:rPr>
          <w:rFonts w:ascii="Times New Roman" w:hAnsi="Times New Roman" w:cs="Times New Roman"/>
          <w:b/>
          <w:bCs/>
          <w:sz w:val="18"/>
          <w:szCs w:val="18"/>
        </w:rPr>
        <w:t xml:space="preserve">b. </w:t>
      </w:r>
      <w:r>
        <w:rPr>
          <w:rFonts w:ascii="Times New Roman" w:hAnsi="Times New Roman" w:cs="Times New Roman"/>
          <w:sz w:val="18"/>
          <w:szCs w:val="18"/>
        </w:rPr>
        <w:t xml:space="preserve">Regress the combined 3-D target part of observed tensors (e.g. happy responses of FU2 and FU3) (along with prior knowledge block) with shared </w:t>
      </w:r>
      <w:r>
        <w:rPr>
          <w:rFonts w:ascii="Times New Roman" w:hAnsi="Times New Roman" w:cs="Times New Roman" w:hint="eastAsia"/>
          <w:sz w:val="18"/>
          <w:szCs w:val="18"/>
        </w:rPr>
        <w:t>spatial</w:t>
      </w:r>
      <w:r>
        <w:rPr>
          <w:rFonts w:ascii="Times New Roman" w:hAnsi="Times New Roman" w:cs="Times New Roman"/>
          <w:sz w:val="18"/>
          <w:szCs w:val="18"/>
        </w:rPr>
        <w:t xml:space="preserve">, </w:t>
      </w:r>
      <w:r>
        <w:rPr>
          <w:rFonts w:ascii="Times New Roman" w:hAnsi="Times New Roman" w:cs="Times New Roman" w:hint="eastAsia"/>
          <w:sz w:val="18"/>
          <w:szCs w:val="18"/>
        </w:rPr>
        <w:t>individual and s</w:t>
      </w:r>
      <w:r>
        <w:rPr>
          <w:rFonts w:ascii="Times New Roman" w:hAnsi="Times New Roman" w:cs="Times New Roman"/>
          <w:sz w:val="18"/>
          <w:szCs w:val="18"/>
        </w:rPr>
        <w:t>pecific onset loadings</w:t>
      </w:r>
      <w:r>
        <w:rPr>
          <w:rFonts w:ascii="Times New Roman" w:hAnsi="Times New Roman" w:cs="Times New Roman" w:hint="eastAsia"/>
          <w:sz w:val="18"/>
          <w:szCs w:val="18"/>
        </w:rPr>
        <w:t xml:space="preserve"> </w:t>
      </w:r>
      <w:r>
        <w:rPr>
          <w:rFonts w:ascii="Times New Roman" w:hAnsi="Times New Roman" w:cs="Times New Roman"/>
          <w:sz w:val="18"/>
          <w:szCs w:val="18"/>
        </w:rPr>
        <w:t xml:space="preserve">decoded to get the short temporal loading of target tensor. </w:t>
      </w:r>
      <w:r>
        <w:rPr>
          <w:rFonts w:ascii="Times New Roman" w:hAnsi="Times New Roman" w:cs="Times New Roman"/>
          <w:b/>
          <w:bCs/>
          <w:sz w:val="18"/>
          <w:szCs w:val="18"/>
        </w:rPr>
        <w:t xml:space="preserve">c. </w:t>
      </w:r>
      <w:r>
        <w:rPr>
          <w:rFonts w:ascii="Times New Roman" w:hAnsi="Times New Roman" w:cs="Times New Roman"/>
          <w:sz w:val="18"/>
          <w:szCs w:val="18"/>
        </w:rPr>
        <w:t>Using cross product of regressed short temporal loading and decoded shared spatial, individual and target onset loading features to generate the target part (e.g. happy response of BL) of target tensor (e.g. BL).</w:t>
      </w:r>
    </w:p>
    <w:p w14:paraId="04D7D6BA" w14:textId="77777777" w:rsidR="00304219" w:rsidRDefault="00304219" w:rsidP="00304219">
      <w:pPr>
        <w:spacing w:line="360" w:lineRule="auto"/>
        <w:rPr>
          <w:rFonts w:ascii="Times New Roman" w:hAnsi="Times New Roman" w:cs="Times New Roman"/>
          <w:sz w:val="18"/>
          <w:szCs w:val="18"/>
        </w:rPr>
      </w:pPr>
    </w:p>
    <w:p w14:paraId="67555158" w14:textId="77777777" w:rsidR="00304219" w:rsidRDefault="00304219" w:rsidP="00304219">
      <w:pPr>
        <w:spacing w:line="360" w:lineRule="auto"/>
        <w:rPr>
          <w:rFonts w:ascii="Times New Roman" w:hAnsi="Times New Roman" w:cs="Times New Roman"/>
          <w:sz w:val="18"/>
          <w:szCs w:val="18"/>
        </w:rPr>
      </w:pPr>
    </w:p>
    <w:p w14:paraId="4F1E8A83" w14:textId="77777777" w:rsidR="00304219" w:rsidRDefault="00304219" w:rsidP="00304219">
      <w:pPr>
        <w:spacing w:line="360" w:lineRule="auto"/>
        <w:rPr>
          <w:rFonts w:ascii="Times New Roman" w:hAnsi="Times New Roman" w:cs="Times New Roman"/>
          <w:sz w:val="18"/>
          <w:szCs w:val="18"/>
        </w:rPr>
      </w:pPr>
    </w:p>
    <w:p w14:paraId="61B4B2DB" w14:textId="77777777" w:rsidR="00304219" w:rsidRDefault="00304219" w:rsidP="00304219">
      <w:pPr>
        <w:spacing w:line="360" w:lineRule="auto"/>
        <w:rPr>
          <w:rFonts w:ascii="Times New Roman" w:hAnsi="Times New Roman" w:cs="Times New Roman"/>
          <w:sz w:val="18"/>
          <w:szCs w:val="18"/>
        </w:rPr>
      </w:pPr>
    </w:p>
    <w:p w14:paraId="6C3E71A5" w14:textId="215A6E28" w:rsidR="00304219" w:rsidRDefault="0067266C" w:rsidP="00304219">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2540B98B" wp14:editId="0180F4A4">
            <wp:extent cx="5274310" cy="5627370"/>
            <wp:effectExtent l="0" t="0" r="0" b="0"/>
            <wp:docPr id="209015809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58093" name="图片 2090158093"/>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274310" cy="5627370"/>
                    </a:xfrm>
                    <a:prstGeom prst="rect">
                      <a:avLst/>
                    </a:prstGeom>
                  </pic:spPr>
                </pic:pic>
              </a:graphicData>
            </a:graphic>
          </wp:inline>
        </w:drawing>
      </w:r>
    </w:p>
    <w:p w14:paraId="329AAAF9" w14:textId="77777777" w:rsidR="00304219" w:rsidRDefault="00304219" w:rsidP="00304219">
      <w:pPr>
        <w:spacing w:line="360" w:lineRule="auto"/>
        <w:rPr>
          <w:rFonts w:ascii="Times New Roman" w:hAnsi="Times New Roman" w:cs="Times New Roman"/>
          <w:sz w:val="18"/>
          <w:szCs w:val="18"/>
        </w:rPr>
      </w:pPr>
      <w:r>
        <w:rPr>
          <w:rFonts w:ascii="Times New Roman" w:hAnsi="Times New Roman" w:cs="Times New Roman"/>
          <w:b/>
          <w:bCs/>
        </w:rPr>
        <w:t>Figure. 5</w:t>
      </w:r>
      <w:r>
        <w:rPr>
          <w:rFonts w:ascii="Times New Roman" w:hAnsi="Times New Roman" w:cs="Times New Roman" w:hint="eastAsia"/>
          <w:b/>
          <w:bCs/>
        </w:rPr>
        <w:t xml:space="preserve"> </w:t>
      </w:r>
      <w:r>
        <w:rPr>
          <w:rFonts w:ascii="Times New Roman" w:hAnsi="Times New Roman" w:cs="Times New Roman"/>
          <w:b/>
          <w:bCs/>
        </w:rPr>
        <w:t xml:space="preserve">Group-level Prediction Performance Evaluation. </w:t>
      </w:r>
      <w:r>
        <w:rPr>
          <w:rFonts w:ascii="Times New Roman" w:hAnsi="Times New Roman" w:cs="Times New Roman"/>
          <w:b/>
          <w:bCs/>
          <w:sz w:val="18"/>
          <w:szCs w:val="18"/>
        </w:rPr>
        <w:t>a.</w:t>
      </w:r>
      <w:r>
        <w:rPr>
          <w:rFonts w:ascii="Times New Roman" w:hAnsi="Times New Roman" w:cs="Times New Roman" w:hint="eastAsia"/>
          <w:b/>
          <w:bCs/>
          <w:sz w:val="18"/>
          <w:szCs w:val="18"/>
        </w:rPr>
        <w:t xml:space="preserve"> </w:t>
      </w:r>
      <w:r>
        <w:rPr>
          <w:rFonts w:ascii="Times New Roman" w:hAnsi="Times New Roman" w:cs="Times New Roman"/>
          <w:sz w:val="18"/>
          <w:szCs w:val="18"/>
        </w:rPr>
        <w:t xml:space="preserve">First, we validate our method capability at three example cases, use followup2 data to predict followup3 happy response data, use followup3 data to predict followup2 happy response data and use followup2 and followup3 data to predict baseline angry response data. Within these three blocks, the left column is the real response and the right column is the prediction with our method. We calculate the Pearson’s correlation among group-level activation maps and present the detailed statistic value. </w:t>
      </w:r>
      <w:r>
        <w:rPr>
          <w:rFonts w:ascii="Times New Roman" w:hAnsi="Times New Roman" w:cs="Times New Roman" w:hint="eastAsia"/>
          <w:b/>
          <w:bCs/>
          <w:sz w:val="18"/>
          <w:szCs w:val="18"/>
        </w:rPr>
        <w:t>b</w:t>
      </w:r>
      <w:r>
        <w:rPr>
          <w:rFonts w:ascii="Times New Roman" w:hAnsi="Times New Roman" w:cs="Times New Roman"/>
          <w:sz w:val="18"/>
          <w:szCs w:val="18"/>
        </w:rPr>
        <w:t>. Second, we generalize our method to achieve our final aim, use followup2 and followup3 data to predict the happy response at baseline. We calculate the Pearson’s correlation among group-level activation maps and present the detailed statistic value.</w:t>
      </w:r>
      <w:r>
        <w:rPr>
          <w:rFonts w:ascii="Times New Roman" w:hAnsi="Times New Roman" w:cs="Times New Roman" w:hint="eastAsia"/>
          <w:sz w:val="18"/>
          <w:szCs w:val="18"/>
        </w:rPr>
        <w:t xml:space="preserve"> The overlay pictures</w:t>
      </w:r>
      <w:r>
        <w:rPr>
          <w:rFonts w:ascii="Times New Roman" w:hAnsi="Times New Roman" w:cs="Times New Roman"/>
          <w:sz w:val="18"/>
          <w:szCs w:val="18"/>
        </w:rPr>
        <w:t xml:space="preserve">’ </w:t>
      </w:r>
      <w:r>
        <w:rPr>
          <w:rFonts w:ascii="Times New Roman" w:hAnsi="Times New Roman" w:cs="Times New Roman" w:hint="eastAsia"/>
          <w:sz w:val="18"/>
          <w:szCs w:val="18"/>
        </w:rPr>
        <w:t>coordinate</w:t>
      </w:r>
      <w:r>
        <w:rPr>
          <w:rFonts w:ascii="Times New Roman" w:hAnsi="Times New Roman" w:cs="Times New Roman"/>
          <w:sz w:val="18"/>
          <w:szCs w:val="18"/>
        </w:rPr>
        <w:t xml:space="preserve"> is (</w:t>
      </w:r>
      <w:r>
        <w:rPr>
          <w:rFonts w:ascii="Times New Roman" w:hAnsi="Times New Roman" w:cs="Times New Roman" w:hint="eastAsia"/>
          <w:sz w:val="18"/>
          <w:szCs w:val="18"/>
        </w:rPr>
        <w:t>40</w:t>
      </w:r>
      <w:r>
        <w:rPr>
          <w:rFonts w:ascii="Times New Roman" w:hAnsi="Times New Roman" w:cs="Times New Roman"/>
          <w:sz w:val="18"/>
          <w:szCs w:val="18"/>
        </w:rPr>
        <w:t>,</w:t>
      </w:r>
      <w:r>
        <w:rPr>
          <w:rFonts w:ascii="Times New Roman" w:hAnsi="Times New Roman" w:cs="Times New Roman" w:hint="eastAsia"/>
          <w:sz w:val="18"/>
          <w:szCs w:val="18"/>
        </w:rPr>
        <w:t xml:space="preserve"> -46</w:t>
      </w:r>
      <w:r>
        <w:rPr>
          <w:rFonts w:ascii="Times New Roman" w:hAnsi="Times New Roman" w:cs="Times New Roman"/>
          <w:sz w:val="18"/>
          <w:szCs w:val="18"/>
        </w:rPr>
        <w:t>,</w:t>
      </w:r>
      <w:r>
        <w:rPr>
          <w:rFonts w:ascii="Times New Roman" w:hAnsi="Times New Roman" w:cs="Times New Roman" w:hint="eastAsia"/>
          <w:sz w:val="18"/>
          <w:szCs w:val="18"/>
        </w:rPr>
        <w:t xml:space="preserve"> -20</w:t>
      </w:r>
      <w:r>
        <w:rPr>
          <w:rFonts w:ascii="Times New Roman" w:hAnsi="Times New Roman" w:cs="Times New Roman"/>
          <w:sz w:val="18"/>
          <w:szCs w:val="18"/>
        </w:rPr>
        <w:t>).</w:t>
      </w:r>
    </w:p>
    <w:p w14:paraId="729DD8D0" w14:textId="77777777" w:rsidR="00304219" w:rsidRDefault="00304219" w:rsidP="00304219">
      <w:pPr>
        <w:spacing w:line="360" w:lineRule="auto"/>
        <w:rPr>
          <w:rFonts w:ascii="Times New Roman" w:hAnsi="Times New Roman" w:cs="Times New Roman"/>
          <w:b/>
          <w:bCs/>
        </w:rPr>
      </w:pPr>
    </w:p>
    <w:p w14:paraId="2C9392E8" w14:textId="77777777" w:rsidR="00304219" w:rsidRDefault="00304219" w:rsidP="00304219">
      <w:pPr>
        <w:spacing w:line="360" w:lineRule="auto"/>
        <w:rPr>
          <w:rFonts w:ascii="Times New Roman" w:hAnsi="Times New Roman" w:cs="Times New Roman"/>
          <w:b/>
          <w:bCs/>
        </w:rPr>
      </w:pPr>
    </w:p>
    <w:p w14:paraId="3477A4F9" w14:textId="33B66F0C" w:rsidR="00304219" w:rsidRDefault="00304219" w:rsidP="00304219">
      <w:pPr>
        <w:spacing w:line="360" w:lineRule="auto"/>
        <w:rPr>
          <w:rFonts w:ascii="Times New Roman" w:hAnsi="Times New Roman" w:cs="Times New Roman"/>
          <w:b/>
          <w:bCs/>
        </w:rPr>
      </w:pPr>
      <w:del w:id="508" w:author="rongquan zhai" w:date="2025-01-07T19:59:00Z" w16du:dateUtc="2025-01-07T11:59:00Z">
        <w:r w:rsidDel="00D02A68">
          <w:rPr>
            <w:rFonts w:ascii="Times New Roman" w:hAnsi="Times New Roman" w:cs="Times New Roman" w:hint="eastAsia"/>
            <w:b/>
            <w:bCs/>
            <w:noProof/>
          </w:rPr>
          <w:lastRenderedPageBreak/>
          <w:drawing>
            <wp:inline distT="0" distB="0" distL="0" distR="0" wp14:anchorId="111009FC" wp14:editId="1DC13ACE">
              <wp:extent cx="5274310" cy="5779770"/>
              <wp:effectExtent l="0" t="0" r="0" b="0"/>
              <wp:docPr id="55858068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80684" name="图片 13"/>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274310" cy="5779770"/>
                      </a:xfrm>
                      <a:prstGeom prst="rect">
                        <a:avLst/>
                      </a:prstGeom>
                    </pic:spPr>
                  </pic:pic>
                </a:graphicData>
              </a:graphic>
            </wp:inline>
          </w:drawing>
        </w:r>
      </w:del>
      <w:r w:rsidR="002B4AA4">
        <w:rPr>
          <w:rFonts w:ascii="Times New Roman" w:hAnsi="Times New Roman" w:cs="Times New Roman"/>
          <w:b/>
          <w:bCs/>
          <w:noProof/>
        </w:rPr>
        <w:drawing>
          <wp:inline distT="0" distB="0" distL="0" distR="0" wp14:anchorId="78CEFAD8" wp14:editId="36BCBAE9">
            <wp:extent cx="5274310" cy="5779770"/>
            <wp:effectExtent l="0" t="0" r="0" b="0"/>
            <wp:docPr id="124285190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51908" name="图片 124285190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74310" cy="5779770"/>
                    </a:xfrm>
                    <a:prstGeom prst="rect">
                      <a:avLst/>
                    </a:prstGeom>
                  </pic:spPr>
                </pic:pic>
              </a:graphicData>
            </a:graphic>
          </wp:inline>
        </w:drawing>
      </w:r>
    </w:p>
    <w:p w14:paraId="6D00C45D" w14:textId="77777777" w:rsidR="00304219" w:rsidRDefault="00304219" w:rsidP="00304219">
      <w:pPr>
        <w:spacing w:line="360" w:lineRule="auto"/>
        <w:rPr>
          <w:rFonts w:ascii="Times New Roman" w:hAnsi="Times New Roman" w:cs="Times New Roman"/>
          <w:sz w:val="18"/>
          <w:szCs w:val="18"/>
        </w:rPr>
      </w:pPr>
      <w:r>
        <w:rPr>
          <w:rFonts w:ascii="Times New Roman" w:hAnsi="Times New Roman" w:cs="Times New Roman"/>
          <w:b/>
          <w:bCs/>
        </w:rPr>
        <w:t xml:space="preserve">Figure. </w:t>
      </w:r>
      <w:r>
        <w:rPr>
          <w:rFonts w:ascii="Times New Roman" w:hAnsi="Times New Roman" w:cs="Times New Roman" w:hint="eastAsia"/>
          <w:b/>
          <w:bCs/>
        </w:rPr>
        <w:t>6 Individual</w:t>
      </w:r>
      <w:r>
        <w:rPr>
          <w:rFonts w:ascii="Times New Roman" w:hAnsi="Times New Roman" w:cs="Times New Roman"/>
          <w:b/>
          <w:bCs/>
        </w:rPr>
        <w:t>-level Prediction Performance Evaluation</w:t>
      </w:r>
      <w:r>
        <w:rPr>
          <w:rFonts w:ascii="Times New Roman" w:hAnsi="Times New Roman" w:cs="Times New Roman" w:hint="eastAsia"/>
          <w:b/>
          <w:bCs/>
        </w:rPr>
        <w:t xml:space="preserve"> and </w:t>
      </w:r>
      <w:r>
        <w:rPr>
          <w:rFonts w:ascii="Times New Roman" w:hAnsi="Times New Roman" w:cs="Times New Roman"/>
          <w:b/>
          <w:bCs/>
        </w:rPr>
        <w:t>new find</w:t>
      </w:r>
      <w:r>
        <w:rPr>
          <w:rFonts w:ascii="Times New Roman" w:hAnsi="Times New Roman" w:cs="Times New Roman" w:hint="eastAsia"/>
          <w:b/>
          <w:bCs/>
        </w:rPr>
        <w:t>ing</w:t>
      </w:r>
      <w:r>
        <w:rPr>
          <w:rFonts w:ascii="Times New Roman" w:hAnsi="Times New Roman" w:cs="Times New Roman"/>
          <w:b/>
          <w:bCs/>
        </w:rPr>
        <w:t>s with happy response in baseline imputed.</w:t>
      </w:r>
      <w:r>
        <w:rPr>
          <w:rFonts w:ascii="Times New Roman" w:hAnsi="Times New Roman" w:cs="Times New Roman" w:hint="eastAsia"/>
          <w:b/>
          <w:bCs/>
        </w:rPr>
        <w:t xml:space="preserve"> </w:t>
      </w:r>
      <w:r>
        <w:rPr>
          <w:rFonts w:ascii="Times New Roman" w:hAnsi="Times New Roman" w:cs="Times New Roman"/>
          <w:b/>
          <w:bCs/>
          <w:sz w:val="18"/>
          <w:szCs w:val="18"/>
        </w:rPr>
        <w:t xml:space="preserve">a. </w:t>
      </w:r>
      <w:r>
        <w:rPr>
          <w:rFonts w:ascii="Times New Roman" w:hAnsi="Times New Roman" w:cs="Times New Roman"/>
          <w:sz w:val="18"/>
          <w:szCs w:val="18"/>
        </w:rPr>
        <w:t xml:space="preserve">We present individual level prediction sample and real response of four cases in Figure. 5 at the first column. Individual prediction response is significantly similar to the real response. At the second column we present the correlation matrix which formed by correlation of each subject’s predict response and each subject’s real response. </w:t>
      </w:r>
      <w:r>
        <w:rPr>
          <w:rFonts w:ascii="Times New Roman" w:hAnsi="Times New Roman" w:cs="Times New Roman"/>
          <w:color w:val="000000" w:themeColor="text1"/>
          <w:sz w:val="18"/>
          <w:szCs w:val="18"/>
        </w:rPr>
        <w:t>The diagonal values were the highest, indicating that for any given individual, their predicted response most closely resembled their own actual response, while showing less similarity to others' responses. At the final column, we present two correlation’s distribution at whole brain scale and three key emotion-related brain regions (</w:t>
      </w:r>
      <w:proofErr w:type="spellStart"/>
      <w:r>
        <w:rPr>
          <w:rFonts w:ascii="Times New Roman" w:hAnsi="Times New Roman" w:cs="Times New Roman"/>
          <w:color w:val="000000" w:themeColor="text1"/>
          <w:sz w:val="18"/>
          <w:szCs w:val="18"/>
        </w:rPr>
        <w:t>rIFC</w:t>
      </w:r>
      <w:proofErr w:type="spellEnd"/>
      <w:r>
        <w:rPr>
          <w:rFonts w:ascii="Times New Roman" w:hAnsi="Times New Roman" w:cs="Times New Roman"/>
          <w:color w:val="000000" w:themeColor="text1"/>
          <w:sz w:val="18"/>
          <w:szCs w:val="18"/>
        </w:rPr>
        <w:t xml:space="preserve">, </w:t>
      </w:r>
      <w:proofErr w:type="spellStart"/>
      <w:r>
        <w:rPr>
          <w:rFonts w:ascii="Times New Roman" w:hAnsi="Times New Roman" w:cs="Times New Roman"/>
          <w:color w:val="000000" w:themeColor="text1"/>
          <w:sz w:val="18"/>
          <w:szCs w:val="18"/>
        </w:rPr>
        <w:t>rAmygdala</w:t>
      </w:r>
      <w:proofErr w:type="spellEnd"/>
      <w:r>
        <w:rPr>
          <w:rFonts w:ascii="Times New Roman" w:hAnsi="Times New Roman" w:cs="Times New Roman"/>
          <w:color w:val="000000" w:themeColor="text1"/>
          <w:sz w:val="18"/>
          <w:szCs w:val="18"/>
        </w:rPr>
        <w:t xml:space="preserve">, </w:t>
      </w:r>
      <w:proofErr w:type="spellStart"/>
      <w:r>
        <w:rPr>
          <w:rFonts w:ascii="Times New Roman" w:hAnsi="Times New Roman" w:cs="Times New Roman"/>
          <w:color w:val="000000" w:themeColor="text1"/>
          <w:sz w:val="18"/>
          <w:szCs w:val="18"/>
        </w:rPr>
        <w:t>rFusiform</w:t>
      </w:r>
      <w:proofErr w:type="spellEnd"/>
      <w:r>
        <w:rPr>
          <w:rFonts w:ascii="Times New Roman" w:hAnsi="Times New Roman" w:cs="Times New Roman"/>
          <w:color w:val="000000" w:themeColor="text1"/>
          <w:sz w:val="18"/>
          <w:szCs w:val="18"/>
        </w:rPr>
        <w:t xml:space="preserve">), we found that when add the prior emotion knowledge, the distribution </w:t>
      </w:r>
      <w:r>
        <w:rPr>
          <w:rFonts w:ascii="Times New Roman" w:hAnsi="Times New Roman" w:cs="Times New Roman"/>
          <w:sz w:val="18"/>
          <w:szCs w:val="18"/>
        </w:rPr>
        <w:t xml:space="preserve">shift to the right, which means the prediction performance is better. </w:t>
      </w:r>
      <w:r>
        <w:rPr>
          <w:rFonts w:ascii="Times New Roman" w:hAnsi="Times New Roman" w:cs="Times New Roman" w:hint="eastAsia"/>
          <w:sz w:val="18"/>
          <w:szCs w:val="18"/>
        </w:rPr>
        <w:t>The overlay pictures</w:t>
      </w:r>
      <w:r>
        <w:rPr>
          <w:rFonts w:ascii="Times New Roman" w:hAnsi="Times New Roman" w:cs="Times New Roman"/>
          <w:sz w:val="18"/>
          <w:szCs w:val="18"/>
        </w:rPr>
        <w:t xml:space="preserve">’ </w:t>
      </w:r>
      <w:r>
        <w:rPr>
          <w:rFonts w:ascii="Times New Roman" w:hAnsi="Times New Roman" w:cs="Times New Roman" w:hint="eastAsia"/>
          <w:sz w:val="18"/>
          <w:szCs w:val="18"/>
        </w:rPr>
        <w:t>coordinate</w:t>
      </w:r>
      <w:r>
        <w:rPr>
          <w:rFonts w:ascii="Times New Roman" w:hAnsi="Times New Roman" w:cs="Times New Roman"/>
          <w:sz w:val="18"/>
          <w:szCs w:val="18"/>
        </w:rPr>
        <w:t xml:space="preserve"> is (</w:t>
      </w:r>
      <w:r>
        <w:rPr>
          <w:rFonts w:ascii="Times New Roman" w:hAnsi="Times New Roman" w:cs="Times New Roman" w:hint="eastAsia"/>
          <w:sz w:val="18"/>
          <w:szCs w:val="18"/>
        </w:rPr>
        <w:t>39</w:t>
      </w:r>
      <w:r>
        <w:rPr>
          <w:rFonts w:ascii="Times New Roman" w:hAnsi="Times New Roman" w:cs="Times New Roman"/>
          <w:sz w:val="18"/>
          <w:szCs w:val="18"/>
        </w:rPr>
        <w:t>,</w:t>
      </w:r>
      <w:r>
        <w:rPr>
          <w:rFonts w:ascii="Times New Roman" w:hAnsi="Times New Roman" w:cs="Times New Roman" w:hint="eastAsia"/>
          <w:sz w:val="18"/>
          <w:szCs w:val="18"/>
        </w:rPr>
        <w:t xml:space="preserve"> -65</w:t>
      </w:r>
      <w:r>
        <w:rPr>
          <w:rFonts w:ascii="Times New Roman" w:hAnsi="Times New Roman" w:cs="Times New Roman"/>
          <w:sz w:val="18"/>
          <w:szCs w:val="18"/>
        </w:rPr>
        <w:t>,</w:t>
      </w:r>
      <w:r>
        <w:rPr>
          <w:rFonts w:ascii="Times New Roman" w:hAnsi="Times New Roman" w:cs="Times New Roman" w:hint="eastAsia"/>
          <w:sz w:val="18"/>
          <w:szCs w:val="18"/>
        </w:rPr>
        <w:t xml:space="preserve"> -16</w:t>
      </w:r>
      <w:r>
        <w:rPr>
          <w:rFonts w:ascii="Times New Roman" w:hAnsi="Times New Roman" w:cs="Times New Roman"/>
          <w:sz w:val="18"/>
          <w:szCs w:val="18"/>
        </w:rPr>
        <w:t xml:space="preserve">). </w:t>
      </w:r>
      <w:r>
        <w:rPr>
          <w:rFonts w:ascii="Times New Roman" w:hAnsi="Times New Roman" w:cs="Times New Roman"/>
          <w:b/>
          <w:bCs/>
          <w:sz w:val="18"/>
          <w:szCs w:val="18"/>
        </w:rPr>
        <w:t>b</w:t>
      </w:r>
      <w:r>
        <w:rPr>
          <w:rFonts w:ascii="Times New Roman" w:hAnsi="Times New Roman" w:cs="Times New Roman"/>
          <w:sz w:val="18"/>
          <w:szCs w:val="18"/>
        </w:rPr>
        <w:t xml:space="preserve">. Significant activations at angry&gt;happy (happy is imputed with our method) contrast but not at </w:t>
      </w:r>
      <w:r>
        <w:rPr>
          <w:rFonts w:ascii="Times New Roman" w:hAnsi="Times New Roman" w:cs="Times New Roman"/>
          <w:sz w:val="18"/>
          <w:szCs w:val="18"/>
        </w:rPr>
        <w:lastRenderedPageBreak/>
        <w:t>angry&gt;neutral in right amygdala, significant activations at (</w:t>
      </w:r>
      <w:proofErr w:type="spellStart"/>
      <w:r>
        <w:rPr>
          <w:rFonts w:ascii="Times New Roman" w:hAnsi="Times New Roman" w:cs="Times New Roman"/>
          <w:sz w:val="18"/>
          <w:szCs w:val="18"/>
        </w:rPr>
        <w:t>happy+angry</w:t>
      </w:r>
      <w:proofErr w:type="spellEnd"/>
      <w:r>
        <w:rPr>
          <w:rFonts w:ascii="Times New Roman" w:hAnsi="Times New Roman" w:cs="Times New Roman"/>
          <w:sz w:val="18"/>
          <w:szCs w:val="18"/>
        </w:rPr>
        <w:t xml:space="preserve">)&gt;2*neutral (happy is imputed with our method) contrast but not at angry&gt;neutral. </w:t>
      </w:r>
      <w:r>
        <w:rPr>
          <w:rFonts w:ascii="Times New Roman" w:hAnsi="Times New Roman" w:cs="Times New Roman"/>
          <w:b/>
          <w:bCs/>
          <w:sz w:val="18"/>
          <w:szCs w:val="18"/>
        </w:rPr>
        <w:t>c.</w:t>
      </w:r>
      <w:r>
        <w:rPr>
          <w:rFonts w:ascii="Times New Roman" w:hAnsi="Times New Roman" w:cs="Times New Roman"/>
          <w:sz w:val="18"/>
          <w:szCs w:val="18"/>
        </w:rPr>
        <w:t xml:space="preserve"> H</w:t>
      </w:r>
      <w:r>
        <w:rPr>
          <w:rFonts w:ascii="Times New Roman" w:hAnsi="Times New Roman" w:cs="Times New Roman" w:hint="eastAsia"/>
          <w:sz w:val="18"/>
          <w:szCs w:val="18"/>
        </w:rPr>
        <w:t>appy</w:t>
      </w:r>
      <w:r>
        <w:rPr>
          <w:rFonts w:ascii="Times New Roman" w:hAnsi="Times New Roman" w:cs="Times New Roman"/>
          <w:sz w:val="18"/>
          <w:szCs w:val="18"/>
        </w:rPr>
        <w:t>&gt;</w:t>
      </w:r>
      <w:r>
        <w:rPr>
          <w:rFonts w:ascii="Times New Roman" w:hAnsi="Times New Roman" w:cs="Times New Roman" w:hint="eastAsia"/>
          <w:sz w:val="18"/>
          <w:szCs w:val="18"/>
        </w:rPr>
        <w:t>angry</w:t>
      </w:r>
      <w:r>
        <w:rPr>
          <w:rFonts w:ascii="Times New Roman" w:hAnsi="Times New Roman" w:cs="Times New Roman"/>
          <w:sz w:val="18"/>
          <w:szCs w:val="18"/>
        </w:rPr>
        <w:t xml:space="preserve"> activations in right amygdala </w:t>
      </w:r>
      <w:r>
        <w:rPr>
          <w:rFonts w:ascii="Times New Roman" w:hAnsi="Times New Roman" w:cs="Times New Roman" w:hint="eastAsia"/>
          <w:sz w:val="18"/>
          <w:szCs w:val="18"/>
        </w:rPr>
        <w:t>are</w:t>
      </w:r>
      <w:r>
        <w:rPr>
          <w:rFonts w:ascii="Times New Roman" w:hAnsi="Times New Roman" w:cs="Times New Roman"/>
          <w:sz w:val="18"/>
          <w:szCs w:val="18"/>
        </w:rPr>
        <w:t xml:space="preserve"> significantly correlated with </w:t>
      </w:r>
      <w:r>
        <w:rPr>
          <w:rFonts w:ascii="Times New Roman" w:hAnsi="Times New Roman" w:cs="Times New Roman" w:hint="eastAsia"/>
          <w:sz w:val="18"/>
          <w:szCs w:val="18"/>
        </w:rPr>
        <w:t>depression</w:t>
      </w:r>
      <w:r>
        <w:rPr>
          <w:rFonts w:ascii="Times New Roman" w:hAnsi="Times New Roman" w:cs="Times New Roman"/>
          <w:sz w:val="18"/>
          <w:szCs w:val="18"/>
        </w:rPr>
        <w:t xml:space="preserve"> scores but not seen in angry&gt;neutral contrast, activations from (</w:t>
      </w:r>
      <w:proofErr w:type="spellStart"/>
      <w:r>
        <w:rPr>
          <w:rFonts w:ascii="Times New Roman" w:hAnsi="Times New Roman" w:cs="Times New Roman"/>
          <w:sz w:val="18"/>
          <w:szCs w:val="18"/>
        </w:rPr>
        <w:t>happy+angry</w:t>
      </w:r>
      <w:proofErr w:type="spellEnd"/>
      <w:r>
        <w:rPr>
          <w:rFonts w:ascii="Times New Roman" w:hAnsi="Times New Roman" w:cs="Times New Roman"/>
          <w:sz w:val="18"/>
          <w:szCs w:val="18"/>
        </w:rPr>
        <w:t xml:space="preserve">)&gt;2*neutral contrast in right fusiform </w:t>
      </w:r>
      <w:r>
        <w:rPr>
          <w:rFonts w:ascii="Times New Roman" w:hAnsi="Times New Roman" w:cs="Times New Roman" w:hint="eastAsia"/>
          <w:sz w:val="18"/>
          <w:szCs w:val="18"/>
        </w:rPr>
        <w:t>are</w:t>
      </w:r>
      <w:r>
        <w:rPr>
          <w:rFonts w:ascii="Times New Roman" w:hAnsi="Times New Roman" w:cs="Times New Roman"/>
          <w:sz w:val="18"/>
          <w:szCs w:val="18"/>
        </w:rPr>
        <w:t xml:space="preserve"> significantly correlated with depression scores but not seen form angry&gt;neutral contrast, and the correlations has been reported in FU2 and FU3.</w:t>
      </w:r>
    </w:p>
    <w:p w14:paraId="517A10CE" w14:textId="77777777" w:rsidR="00304219" w:rsidRDefault="00304219" w:rsidP="00304219">
      <w:pPr>
        <w:spacing w:line="360" w:lineRule="auto"/>
        <w:rPr>
          <w:rFonts w:ascii="Times New Roman" w:hAnsi="Times New Roman" w:cs="Times New Roman"/>
          <w:sz w:val="18"/>
          <w:szCs w:val="18"/>
        </w:rPr>
      </w:pPr>
    </w:p>
    <w:p w14:paraId="52E393C3" w14:textId="77777777" w:rsidR="00304219" w:rsidRDefault="00304219" w:rsidP="00304219">
      <w:pPr>
        <w:spacing w:line="360" w:lineRule="auto"/>
        <w:rPr>
          <w:rFonts w:ascii="Times New Roman" w:hAnsi="Times New Roman" w:cs="Times New Roman"/>
          <w:sz w:val="18"/>
          <w:szCs w:val="18"/>
        </w:rPr>
      </w:pPr>
    </w:p>
    <w:p w14:paraId="7FA89360" w14:textId="77777777" w:rsidR="00304219" w:rsidRDefault="00304219" w:rsidP="00304219">
      <w:pPr>
        <w:spacing w:line="360" w:lineRule="auto"/>
        <w:rPr>
          <w:rFonts w:ascii="Times New Roman" w:hAnsi="Times New Roman" w:cs="Times New Roman"/>
          <w:sz w:val="18"/>
          <w:szCs w:val="18"/>
        </w:rPr>
      </w:pPr>
    </w:p>
    <w:p w14:paraId="012ACD87" w14:textId="77777777" w:rsidR="00607BC0" w:rsidRDefault="00607BC0"/>
    <w:sectPr w:rsidR="00607BC0" w:rsidSect="00304219">
      <w:pgSz w:w="11906" w:h="16838"/>
      <w:pgMar w:top="1440" w:right="1800" w:bottom="1440" w:left="1800" w:header="851" w:footer="992" w:gutter="0"/>
      <w:lnNumType w:countBy="1" w:restart="continuous"/>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1" w:author="rongquan zhai" w:date="2025-01-07T19:58:00Z" w:initials="rz">
    <w:p w14:paraId="3657397A" w14:textId="4B44BCC9" w:rsidR="00FE2274" w:rsidRDefault="00FE2274">
      <w:pPr>
        <w:pStyle w:val="af"/>
      </w:pPr>
      <w:r>
        <w:rPr>
          <w:rStyle w:val="a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65739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EFE983" w16cex:dateUtc="2025-01-07T1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657397A" w16cid:durableId="44EFE98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BoldMT">
    <w:altName w:val="Arial"/>
    <w:panose1 w:val="020B0604020202020204"/>
    <w:charset w:val="00"/>
    <w:family w:val="auto"/>
    <w:pitch w:val="default"/>
  </w:font>
  <w:font w:name="ArialMT">
    <w:altName w:val="Arial"/>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77E9E"/>
    <w:multiLevelType w:val="multilevel"/>
    <w:tmpl w:val="24977E9E"/>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b w:val="0"/>
        <w:sz w:val="21"/>
      </w:rPr>
    </w:lvl>
    <w:lvl w:ilvl="2">
      <w:start w:val="1"/>
      <w:numFmt w:val="decimal"/>
      <w:isLgl/>
      <w:lvlText w:val="%1.%2.%3"/>
      <w:lvlJc w:val="left"/>
      <w:pPr>
        <w:ind w:left="1440" w:hanging="720"/>
      </w:pPr>
      <w:rPr>
        <w:rFonts w:hint="default"/>
        <w:b w:val="0"/>
        <w:sz w:val="21"/>
      </w:rPr>
    </w:lvl>
    <w:lvl w:ilvl="3">
      <w:start w:val="1"/>
      <w:numFmt w:val="decimal"/>
      <w:isLgl/>
      <w:lvlText w:val="%1.%2.%3.%4"/>
      <w:lvlJc w:val="left"/>
      <w:pPr>
        <w:ind w:left="2160" w:hanging="1080"/>
      </w:pPr>
      <w:rPr>
        <w:rFonts w:hint="default"/>
        <w:b w:val="0"/>
        <w:sz w:val="21"/>
      </w:rPr>
    </w:lvl>
    <w:lvl w:ilvl="4">
      <w:start w:val="1"/>
      <w:numFmt w:val="decimal"/>
      <w:isLgl/>
      <w:lvlText w:val="%1.%2.%3.%4.%5"/>
      <w:lvlJc w:val="left"/>
      <w:pPr>
        <w:ind w:left="2880" w:hanging="1440"/>
      </w:pPr>
      <w:rPr>
        <w:rFonts w:hint="default"/>
        <w:b w:val="0"/>
        <w:sz w:val="21"/>
      </w:rPr>
    </w:lvl>
    <w:lvl w:ilvl="5">
      <w:start w:val="1"/>
      <w:numFmt w:val="decimal"/>
      <w:isLgl/>
      <w:lvlText w:val="%1.%2.%3.%4.%5.%6"/>
      <w:lvlJc w:val="left"/>
      <w:pPr>
        <w:ind w:left="3600" w:hanging="1800"/>
      </w:pPr>
      <w:rPr>
        <w:rFonts w:hint="default"/>
        <w:b w:val="0"/>
        <w:sz w:val="21"/>
      </w:rPr>
    </w:lvl>
    <w:lvl w:ilvl="6">
      <w:start w:val="1"/>
      <w:numFmt w:val="decimal"/>
      <w:isLgl/>
      <w:lvlText w:val="%1.%2.%3.%4.%5.%6.%7"/>
      <w:lvlJc w:val="left"/>
      <w:pPr>
        <w:ind w:left="3960" w:hanging="1800"/>
      </w:pPr>
      <w:rPr>
        <w:rFonts w:hint="default"/>
        <w:b w:val="0"/>
        <w:sz w:val="21"/>
      </w:rPr>
    </w:lvl>
    <w:lvl w:ilvl="7">
      <w:start w:val="1"/>
      <w:numFmt w:val="decimal"/>
      <w:isLgl/>
      <w:lvlText w:val="%1.%2.%3.%4.%5.%6.%7.%8"/>
      <w:lvlJc w:val="left"/>
      <w:pPr>
        <w:ind w:left="4680" w:hanging="2160"/>
      </w:pPr>
      <w:rPr>
        <w:rFonts w:hint="default"/>
        <w:b w:val="0"/>
        <w:sz w:val="21"/>
      </w:rPr>
    </w:lvl>
    <w:lvl w:ilvl="8">
      <w:start w:val="1"/>
      <w:numFmt w:val="decimal"/>
      <w:isLgl/>
      <w:lvlText w:val="%1.%2.%3.%4.%5.%6.%7.%8.%9"/>
      <w:lvlJc w:val="left"/>
      <w:pPr>
        <w:ind w:left="5400" w:hanging="2520"/>
      </w:pPr>
      <w:rPr>
        <w:rFonts w:hint="default"/>
        <w:b w:val="0"/>
        <w:sz w:val="21"/>
      </w:rPr>
    </w:lvl>
  </w:abstractNum>
  <w:abstractNum w:abstractNumId="1" w15:restartNumberingAfterBreak="0">
    <w:nsid w:val="27A05A05"/>
    <w:multiLevelType w:val="multilevel"/>
    <w:tmpl w:val="27A05A05"/>
    <w:lvl w:ilvl="0">
      <w:start w:val="4"/>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2E7756AC"/>
    <w:multiLevelType w:val="hybridMultilevel"/>
    <w:tmpl w:val="C4707B9A"/>
    <w:lvl w:ilvl="0" w:tplc="9B78B5C4">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8066384">
    <w:abstractNumId w:val="0"/>
  </w:num>
  <w:num w:numId="2" w16cid:durableId="2145928280">
    <w:abstractNumId w:val="1"/>
  </w:num>
  <w:num w:numId="3" w16cid:durableId="149579770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ngquan zhai">
    <w15:presenceInfo w15:providerId="Windows Live" w15:userId="9f3f1c77c33ba0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DengXi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pfrd5zae559djexsr5vtzdfpxp9evp0s5ep&quot;&gt;My EndNote Library&lt;record-ids&gt;&lt;item&gt;31&lt;/item&gt;&lt;item&gt;57&lt;/item&gt;&lt;item&gt;58&lt;/item&gt;&lt;item&gt;59&lt;/item&gt;&lt;item&gt;60&lt;/item&gt;&lt;item&gt;61&lt;/item&gt;&lt;item&gt;62&lt;/item&gt;&lt;item&gt;78&lt;/item&gt;&lt;item&gt;97&lt;/item&gt;&lt;item&gt;100&lt;/item&gt;&lt;item&gt;101&lt;/item&gt;&lt;item&gt;104&lt;/item&gt;&lt;item&gt;105&lt;/item&gt;&lt;item&gt;106&lt;/item&gt;&lt;item&gt;120&lt;/item&gt;&lt;item&gt;121&lt;/item&gt;&lt;item&gt;122&lt;/item&gt;&lt;item&gt;128&lt;/item&gt;&lt;item&gt;137&lt;/item&gt;&lt;item&gt;154&lt;/item&gt;&lt;item&gt;157&lt;/item&gt;&lt;item&gt;158&lt;/item&gt;&lt;item&gt;159&lt;/item&gt;&lt;item&gt;160&lt;/item&gt;&lt;item&gt;161&lt;/item&gt;&lt;item&gt;162&lt;/item&gt;&lt;item&gt;165&lt;/item&gt;&lt;item&gt;166&lt;/item&gt;&lt;item&gt;168&lt;/item&gt;&lt;item&gt;175&lt;/item&gt;&lt;item&gt;176&lt;/item&gt;&lt;item&gt;181&lt;/item&gt;&lt;item&gt;182&lt;/item&gt;&lt;item&gt;183&lt;/item&gt;&lt;item&gt;184&lt;/item&gt;&lt;item&gt;185&lt;/item&gt;&lt;item&gt;186&lt;/item&gt;&lt;item&gt;188&lt;/item&gt;&lt;item&gt;189&lt;/item&gt;&lt;item&gt;191&lt;/item&gt;&lt;item&gt;193&lt;/item&gt;&lt;item&gt;198&lt;/item&gt;&lt;item&gt;200&lt;/item&gt;&lt;item&gt;201&lt;/item&gt;&lt;item&gt;203&lt;/item&gt;&lt;item&gt;206&lt;/item&gt;&lt;item&gt;207&lt;/item&gt;&lt;item&gt;208&lt;/item&gt;&lt;item&gt;209&lt;/item&gt;&lt;item&gt;211&lt;/item&gt;&lt;item&gt;223&lt;/item&gt;&lt;item&gt;225&lt;/item&gt;&lt;item&gt;226&lt;/item&gt;&lt;item&gt;227&lt;/item&gt;&lt;item&gt;228&lt;/item&gt;&lt;item&gt;272&lt;/item&gt;&lt;/record-ids&gt;&lt;/item&gt;&lt;/Libraries&gt;"/>
  </w:docVars>
  <w:rsids>
    <w:rsidRoot w:val="00304219"/>
    <w:rsid w:val="0000270B"/>
    <w:rsid w:val="00021C61"/>
    <w:rsid w:val="00026CE2"/>
    <w:rsid w:val="000365AA"/>
    <w:rsid w:val="0004206F"/>
    <w:rsid w:val="00042724"/>
    <w:rsid w:val="00043930"/>
    <w:rsid w:val="00052887"/>
    <w:rsid w:val="00062BB1"/>
    <w:rsid w:val="00096151"/>
    <w:rsid w:val="000A4DE9"/>
    <w:rsid w:val="000A4EDF"/>
    <w:rsid w:val="000D6EBF"/>
    <w:rsid w:val="00122411"/>
    <w:rsid w:val="001249A7"/>
    <w:rsid w:val="0013339B"/>
    <w:rsid w:val="001434FA"/>
    <w:rsid w:val="001567BE"/>
    <w:rsid w:val="00170D71"/>
    <w:rsid w:val="00187F45"/>
    <w:rsid w:val="00190EF6"/>
    <w:rsid w:val="001A5CE0"/>
    <w:rsid w:val="001B15BA"/>
    <w:rsid w:val="001B333B"/>
    <w:rsid w:val="001B4B79"/>
    <w:rsid w:val="001C45FA"/>
    <w:rsid w:val="001D33EA"/>
    <w:rsid w:val="001E0850"/>
    <w:rsid w:val="001E6F32"/>
    <w:rsid w:val="001F1324"/>
    <w:rsid w:val="001F51E8"/>
    <w:rsid w:val="0020706E"/>
    <w:rsid w:val="00211008"/>
    <w:rsid w:val="002171E3"/>
    <w:rsid w:val="00224BF3"/>
    <w:rsid w:val="002274A7"/>
    <w:rsid w:val="0023693E"/>
    <w:rsid w:val="002437B7"/>
    <w:rsid w:val="0025001F"/>
    <w:rsid w:val="00253CA0"/>
    <w:rsid w:val="00266608"/>
    <w:rsid w:val="00267093"/>
    <w:rsid w:val="00275C90"/>
    <w:rsid w:val="00285EE4"/>
    <w:rsid w:val="00296889"/>
    <w:rsid w:val="002A7DE2"/>
    <w:rsid w:val="002B0CFA"/>
    <w:rsid w:val="002B1B5D"/>
    <w:rsid w:val="002B4AA4"/>
    <w:rsid w:val="002B7008"/>
    <w:rsid w:val="002C14DD"/>
    <w:rsid w:val="002C1B9F"/>
    <w:rsid w:val="002D23B4"/>
    <w:rsid w:val="002E4281"/>
    <w:rsid w:val="002E7EE5"/>
    <w:rsid w:val="00304219"/>
    <w:rsid w:val="0031684A"/>
    <w:rsid w:val="00320553"/>
    <w:rsid w:val="00322CB9"/>
    <w:rsid w:val="00337F11"/>
    <w:rsid w:val="0034470E"/>
    <w:rsid w:val="00350DF5"/>
    <w:rsid w:val="0035752D"/>
    <w:rsid w:val="00367C9C"/>
    <w:rsid w:val="00380296"/>
    <w:rsid w:val="0038188D"/>
    <w:rsid w:val="00381D5A"/>
    <w:rsid w:val="0038655F"/>
    <w:rsid w:val="003960A9"/>
    <w:rsid w:val="003A0235"/>
    <w:rsid w:val="003A517E"/>
    <w:rsid w:val="003B722D"/>
    <w:rsid w:val="003D090B"/>
    <w:rsid w:val="003E582A"/>
    <w:rsid w:val="003F6E6C"/>
    <w:rsid w:val="00403667"/>
    <w:rsid w:val="00421F7C"/>
    <w:rsid w:val="00424411"/>
    <w:rsid w:val="00430992"/>
    <w:rsid w:val="004311AF"/>
    <w:rsid w:val="004322E4"/>
    <w:rsid w:val="004371A2"/>
    <w:rsid w:val="00450C55"/>
    <w:rsid w:val="00454F24"/>
    <w:rsid w:val="0046511C"/>
    <w:rsid w:val="00477AF6"/>
    <w:rsid w:val="00485314"/>
    <w:rsid w:val="0049054A"/>
    <w:rsid w:val="00491262"/>
    <w:rsid w:val="00492071"/>
    <w:rsid w:val="004A330F"/>
    <w:rsid w:val="004B05D9"/>
    <w:rsid w:val="004B1907"/>
    <w:rsid w:val="004B67D4"/>
    <w:rsid w:val="004E1C9F"/>
    <w:rsid w:val="004F2672"/>
    <w:rsid w:val="004F3361"/>
    <w:rsid w:val="005077B4"/>
    <w:rsid w:val="00507C1B"/>
    <w:rsid w:val="0052422B"/>
    <w:rsid w:val="00531740"/>
    <w:rsid w:val="00532314"/>
    <w:rsid w:val="00533A39"/>
    <w:rsid w:val="0054111D"/>
    <w:rsid w:val="00561D89"/>
    <w:rsid w:val="00562DE1"/>
    <w:rsid w:val="00567097"/>
    <w:rsid w:val="005A3249"/>
    <w:rsid w:val="005A4865"/>
    <w:rsid w:val="005A52B5"/>
    <w:rsid w:val="005A677B"/>
    <w:rsid w:val="005A7AD8"/>
    <w:rsid w:val="005B2AF9"/>
    <w:rsid w:val="005C354A"/>
    <w:rsid w:val="005C415F"/>
    <w:rsid w:val="005E55D0"/>
    <w:rsid w:val="00600D7E"/>
    <w:rsid w:val="0060787D"/>
    <w:rsid w:val="00607BC0"/>
    <w:rsid w:val="00623675"/>
    <w:rsid w:val="006275AA"/>
    <w:rsid w:val="00627A46"/>
    <w:rsid w:val="006347E8"/>
    <w:rsid w:val="0064587C"/>
    <w:rsid w:val="0066223C"/>
    <w:rsid w:val="00666A09"/>
    <w:rsid w:val="006702C8"/>
    <w:rsid w:val="0067266C"/>
    <w:rsid w:val="00677952"/>
    <w:rsid w:val="0068107C"/>
    <w:rsid w:val="00686CF7"/>
    <w:rsid w:val="00696D94"/>
    <w:rsid w:val="006A2765"/>
    <w:rsid w:val="006A2ED1"/>
    <w:rsid w:val="006B23E2"/>
    <w:rsid w:val="006B4467"/>
    <w:rsid w:val="006D0A80"/>
    <w:rsid w:val="006E1161"/>
    <w:rsid w:val="006F26CA"/>
    <w:rsid w:val="00701ADA"/>
    <w:rsid w:val="007069ED"/>
    <w:rsid w:val="007107F5"/>
    <w:rsid w:val="007201ED"/>
    <w:rsid w:val="007225DC"/>
    <w:rsid w:val="00722A1C"/>
    <w:rsid w:val="00727158"/>
    <w:rsid w:val="00741736"/>
    <w:rsid w:val="00785491"/>
    <w:rsid w:val="00785E29"/>
    <w:rsid w:val="00791A8B"/>
    <w:rsid w:val="00797296"/>
    <w:rsid w:val="007A7AA7"/>
    <w:rsid w:val="007B6E42"/>
    <w:rsid w:val="007C02CE"/>
    <w:rsid w:val="007C483B"/>
    <w:rsid w:val="007C58E2"/>
    <w:rsid w:val="007D42DA"/>
    <w:rsid w:val="007E7F7B"/>
    <w:rsid w:val="007F70A9"/>
    <w:rsid w:val="007F77EF"/>
    <w:rsid w:val="00813AA6"/>
    <w:rsid w:val="008160F4"/>
    <w:rsid w:val="00820613"/>
    <w:rsid w:val="00822F1E"/>
    <w:rsid w:val="00842F90"/>
    <w:rsid w:val="00844FBC"/>
    <w:rsid w:val="008511D9"/>
    <w:rsid w:val="00856A36"/>
    <w:rsid w:val="00873204"/>
    <w:rsid w:val="00877E10"/>
    <w:rsid w:val="008877DB"/>
    <w:rsid w:val="00893F02"/>
    <w:rsid w:val="0089449A"/>
    <w:rsid w:val="00895944"/>
    <w:rsid w:val="00896718"/>
    <w:rsid w:val="008A3FE9"/>
    <w:rsid w:val="008C387D"/>
    <w:rsid w:val="008C6C06"/>
    <w:rsid w:val="008F085A"/>
    <w:rsid w:val="008F2401"/>
    <w:rsid w:val="008F4BAF"/>
    <w:rsid w:val="008F5DFC"/>
    <w:rsid w:val="00910B83"/>
    <w:rsid w:val="00915207"/>
    <w:rsid w:val="00927640"/>
    <w:rsid w:val="00951FEC"/>
    <w:rsid w:val="00963C07"/>
    <w:rsid w:val="00964789"/>
    <w:rsid w:val="00971E3E"/>
    <w:rsid w:val="00990BB2"/>
    <w:rsid w:val="00992A72"/>
    <w:rsid w:val="0099625A"/>
    <w:rsid w:val="00996FF6"/>
    <w:rsid w:val="009B1DD4"/>
    <w:rsid w:val="009C0F2E"/>
    <w:rsid w:val="009D2AC4"/>
    <w:rsid w:val="009D46A6"/>
    <w:rsid w:val="009F06D0"/>
    <w:rsid w:val="009F1D06"/>
    <w:rsid w:val="009F2D88"/>
    <w:rsid w:val="00A01171"/>
    <w:rsid w:val="00A05463"/>
    <w:rsid w:val="00A27653"/>
    <w:rsid w:val="00A329C4"/>
    <w:rsid w:val="00A47C00"/>
    <w:rsid w:val="00A53D15"/>
    <w:rsid w:val="00A6321A"/>
    <w:rsid w:val="00A71CDD"/>
    <w:rsid w:val="00A872B9"/>
    <w:rsid w:val="00A879AE"/>
    <w:rsid w:val="00AB182A"/>
    <w:rsid w:val="00AB5A06"/>
    <w:rsid w:val="00AD3488"/>
    <w:rsid w:val="00AD511E"/>
    <w:rsid w:val="00AF3FB7"/>
    <w:rsid w:val="00B32B6F"/>
    <w:rsid w:val="00B40306"/>
    <w:rsid w:val="00B509E0"/>
    <w:rsid w:val="00B52786"/>
    <w:rsid w:val="00B54A2A"/>
    <w:rsid w:val="00BA63D8"/>
    <w:rsid w:val="00BB2D3C"/>
    <w:rsid w:val="00BC0E74"/>
    <w:rsid w:val="00BC3C66"/>
    <w:rsid w:val="00BC4B62"/>
    <w:rsid w:val="00BD16AF"/>
    <w:rsid w:val="00C07258"/>
    <w:rsid w:val="00C07331"/>
    <w:rsid w:val="00C07C6D"/>
    <w:rsid w:val="00C10C72"/>
    <w:rsid w:val="00C168BC"/>
    <w:rsid w:val="00C35577"/>
    <w:rsid w:val="00C416AF"/>
    <w:rsid w:val="00C50A43"/>
    <w:rsid w:val="00C66165"/>
    <w:rsid w:val="00C854D4"/>
    <w:rsid w:val="00C90891"/>
    <w:rsid w:val="00C971FF"/>
    <w:rsid w:val="00CC2C62"/>
    <w:rsid w:val="00CD2408"/>
    <w:rsid w:val="00CD2B1A"/>
    <w:rsid w:val="00CF5281"/>
    <w:rsid w:val="00D0061D"/>
    <w:rsid w:val="00D01C9C"/>
    <w:rsid w:val="00D02A68"/>
    <w:rsid w:val="00D26752"/>
    <w:rsid w:val="00D36215"/>
    <w:rsid w:val="00D36705"/>
    <w:rsid w:val="00D576C8"/>
    <w:rsid w:val="00D61CA5"/>
    <w:rsid w:val="00D77B88"/>
    <w:rsid w:val="00D835CD"/>
    <w:rsid w:val="00D83675"/>
    <w:rsid w:val="00D847DC"/>
    <w:rsid w:val="00D92A4A"/>
    <w:rsid w:val="00D94F00"/>
    <w:rsid w:val="00DC341F"/>
    <w:rsid w:val="00DC70BE"/>
    <w:rsid w:val="00DE2C65"/>
    <w:rsid w:val="00E01003"/>
    <w:rsid w:val="00E0133E"/>
    <w:rsid w:val="00E03CD9"/>
    <w:rsid w:val="00E12DB9"/>
    <w:rsid w:val="00E23501"/>
    <w:rsid w:val="00E309D7"/>
    <w:rsid w:val="00E31977"/>
    <w:rsid w:val="00E368CD"/>
    <w:rsid w:val="00E45BEE"/>
    <w:rsid w:val="00E70924"/>
    <w:rsid w:val="00E7438D"/>
    <w:rsid w:val="00E74D9B"/>
    <w:rsid w:val="00E77A78"/>
    <w:rsid w:val="00EA10B2"/>
    <w:rsid w:val="00EB6B27"/>
    <w:rsid w:val="00ED2C97"/>
    <w:rsid w:val="00ED6E6E"/>
    <w:rsid w:val="00EF097F"/>
    <w:rsid w:val="00EF1730"/>
    <w:rsid w:val="00EF4341"/>
    <w:rsid w:val="00F11E25"/>
    <w:rsid w:val="00F156F7"/>
    <w:rsid w:val="00F23EE7"/>
    <w:rsid w:val="00F3111F"/>
    <w:rsid w:val="00F32448"/>
    <w:rsid w:val="00F5336B"/>
    <w:rsid w:val="00F75D9F"/>
    <w:rsid w:val="00F8572F"/>
    <w:rsid w:val="00F85A0C"/>
    <w:rsid w:val="00F9391C"/>
    <w:rsid w:val="00FA424A"/>
    <w:rsid w:val="00FC4E2C"/>
    <w:rsid w:val="00FC7F69"/>
    <w:rsid w:val="00FE2274"/>
    <w:rsid w:val="00FF03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08B27"/>
  <w15:chartTrackingRefBased/>
  <w15:docId w15:val="{9C9A1945-037C-FE4E-B646-B46B72D60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4219"/>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qFormat/>
    <w:rsid w:val="00304219"/>
    <w:pPr>
      <w:autoSpaceDE w:val="0"/>
      <w:autoSpaceDN w:val="0"/>
      <w:spacing w:before="100" w:beforeAutospacing="1" w:after="100" w:afterAutospacing="1" w:line="480" w:lineRule="auto"/>
      <w:ind w:left="104"/>
      <w:jc w:val="left"/>
    </w:pPr>
    <w:rPr>
      <w:rFonts w:ascii="Arial" w:eastAsia="宋体" w:hAnsi="Arial" w:cs="Arial"/>
      <w:kern w:val="0"/>
      <w:sz w:val="22"/>
      <w:szCs w:val="22"/>
      <w14:ligatures w14:val="none"/>
    </w:rPr>
  </w:style>
  <w:style w:type="character" w:customStyle="1" w:styleId="a4">
    <w:name w:val="正文文本 字符"/>
    <w:basedOn w:val="a0"/>
    <w:link w:val="a3"/>
    <w:uiPriority w:val="99"/>
    <w:qFormat/>
    <w:rsid w:val="00304219"/>
    <w:rPr>
      <w:rFonts w:ascii="Arial" w:eastAsia="宋体" w:hAnsi="Arial" w:cs="Arial"/>
      <w:kern w:val="0"/>
      <w:sz w:val="22"/>
      <w:szCs w:val="22"/>
      <w14:ligatures w14:val="none"/>
    </w:rPr>
  </w:style>
  <w:style w:type="character" w:styleId="a5">
    <w:name w:val="Strong"/>
    <w:basedOn w:val="a0"/>
    <w:uiPriority w:val="22"/>
    <w:qFormat/>
    <w:rsid w:val="00304219"/>
    <w:rPr>
      <w:b/>
      <w:bCs/>
    </w:rPr>
  </w:style>
  <w:style w:type="character" w:styleId="a6">
    <w:name w:val="FollowedHyperlink"/>
    <w:basedOn w:val="a0"/>
    <w:uiPriority w:val="99"/>
    <w:semiHidden/>
    <w:unhideWhenUsed/>
    <w:qFormat/>
    <w:rsid w:val="00304219"/>
    <w:rPr>
      <w:color w:val="954F72" w:themeColor="followedHyperlink"/>
      <w:u w:val="single"/>
    </w:rPr>
  </w:style>
  <w:style w:type="character" w:styleId="a7">
    <w:name w:val="line number"/>
    <w:basedOn w:val="a0"/>
    <w:uiPriority w:val="99"/>
    <w:semiHidden/>
    <w:unhideWhenUsed/>
    <w:qFormat/>
    <w:rsid w:val="00304219"/>
  </w:style>
  <w:style w:type="character" w:styleId="a8">
    <w:name w:val="Hyperlink"/>
    <w:basedOn w:val="a0"/>
    <w:uiPriority w:val="99"/>
    <w:unhideWhenUsed/>
    <w:qFormat/>
    <w:rsid w:val="00304219"/>
    <w:rPr>
      <w:color w:val="0563C1" w:themeColor="hyperlink"/>
      <w:u w:val="single"/>
    </w:rPr>
  </w:style>
  <w:style w:type="paragraph" w:styleId="a9">
    <w:name w:val="List Paragraph"/>
    <w:basedOn w:val="a"/>
    <w:link w:val="aa"/>
    <w:uiPriority w:val="34"/>
    <w:qFormat/>
    <w:rsid w:val="00304219"/>
    <w:pPr>
      <w:ind w:firstLineChars="200" w:firstLine="420"/>
    </w:pPr>
  </w:style>
  <w:style w:type="paragraph" w:customStyle="1" w:styleId="EndNoteBibliographyTitle">
    <w:name w:val="EndNote Bibliography Title"/>
    <w:basedOn w:val="a"/>
    <w:link w:val="EndNoteBibliographyTitle0"/>
    <w:rsid w:val="00304219"/>
    <w:pPr>
      <w:jc w:val="center"/>
    </w:pPr>
    <w:rPr>
      <w:rFonts w:ascii="DengXian" w:eastAsia="DengXian" w:hAnsi="DengXian"/>
      <w:sz w:val="20"/>
    </w:rPr>
  </w:style>
  <w:style w:type="character" w:customStyle="1" w:styleId="aa">
    <w:name w:val="列表段落 字符"/>
    <w:basedOn w:val="a0"/>
    <w:link w:val="a9"/>
    <w:uiPriority w:val="34"/>
    <w:qFormat/>
    <w:rsid w:val="00304219"/>
  </w:style>
  <w:style w:type="character" w:customStyle="1" w:styleId="EndNoteBibliographyTitle0">
    <w:name w:val="EndNote Bibliography Title 字符"/>
    <w:basedOn w:val="aa"/>
    <w:link w:val="EndNoteBibliographyTitle"/>
    <w:qFormat/>
    <w:rsid w:val="00304219"/>
    <w:rPr>
      <w:rFonts w:ascii="DengXian" w:eastAsia="DengXian" w:hAnsi="DengXian"/>
      <w:sz w:val="20"/>
    </w:rPr>
  </w:style>
  <w:style w:type="paragraph" w:customStyle="1" w:styleId="EndNoteBibliography">
    <w:name w:val="EndNote Bibliography"/>
    <w:basedOn w:val="a"/>
    <w:link w:val="EndNoteBibliography0"/>
    <w:qFormat/>
    <w:rsid w:val="00304219"/>
    <w:rPr>
      <w:rFonts w:ascii="DengXian" w:eastAsia="DengXian" w:hAnsi="DengXian"/>
      <w:sz w:val="20"/>
    </w:rPr>
  </w:style>
  <w:style w:type="character" w:customStyle="1" w:styleId="EndNoteBibliography0">
    <w:name w:val="EndNote Bibliography 字符"/>
    <w:basedOn w:val="aa"/>
    <w:link w:val="EndNoteBibliography"/>
    <w:qFormat/>
    <w:rsid w:val="00304219"/>
    <w:rPr>
      <w:rFonts w:ascii="DengXian" w:eastAsia="DengXian" w:hAnsi="DengXian"/>
      <w:sz w:val="20"/>
    </w:rPr>
  </w:style>
  <w:style w:type="character" w:customStyle="1" w:styleId="1">
    <w:name w:val="未处理的提及1"/>
    <w:basedOn w:val="a0"/>
    <w:uiPriority w:val="99"/>
    <w:semiHidden/>
    <w:unhideWhenUsed/>
    <w:qFormat/>
    <w:rsid w:val="00304219"/>
    <w:rPr>
      <w:color w:val="605E5C"/>
      <w:shd w:val="clear" w:color="auto" w:fill="E1DFDD"/>
    </w:rPr>
  </w:style>
  <w:style w:type="character" w:styleId="ab">
    <w:name w:val="Placeholder Text"/>
    <w:basedOn w:val="a0"/>
    <w:uiPriority w:val="99"/>
    <w:semiHidden/>
    <w:qFormat/>
    <w:rsid w:val="00304219"/>
    <w:rPr>
      <w:color w:val="666666"/>
    </w:rPr>
  </w:style>
  <w:style w:type="character" w:styleId="ac">
    <w:name w:val="Unresolved Mention"/>
    <w:basedOn w:val="a0"/>
    <w:uiPriority w:val="99"/>
    <w:semiHidden/>
    <w:unhideWhenUsed/>
    <w:rsid w:val="00304219"/>
    <w:rPr>
      <w:color w:val="605E5C"/>
      <w:shd w:val="clear" w:color="auto" w:fill="E1DFDD"/>
    </w:rPr>
  </w:style>
  <w:style w:type="paragraph" w:styleId="ad">
    <w:name w:val="Revision"/>
    <w:hidden/>
    <w:uiPriority w:val="99"/>
    <w:semiHidden/>
    <w:rsid w:val="008877DB"/>
  </w:style>
  <w:style w:type="character" w:styleId="ae">
    <w:name w:val="annotation reference"/>
    <w:basedOn w:val="a0"/>
    <w:uiPriority w:val="99"/>
    <w:semiHidden/>
    <w:unhideWhenUsed/>
    <w:rsid w:val="00FE2274"/>
    <w:rPr>
      <w:sz w:val="21"/>
      <w:szCs w:val="21"/>
    </w:rPr>
  </w:style>
  <w:style w:type="paragraph" w:styleId="af">
    <w:name w:val="annotation text"/>
    <w:basedOn w:val="a"/>
    <w:link w:val="af0"/>
    <w:uiPriority w:val="99"/>
    <w:semiHidden/>
    <w:unhideWhenUsed/>
    <w:rsid w:val="00FE2274"/>
    <w:pPr>
      <w:jc w:val="left"/>
    </w:pPr>
  </w:style>
  <w:style w:type="character" w:customStyle="1" w:styleId="af0">
    <w:name w:val="批注文字 字符"/>
    <w:basedOn w:val="a0"/>
    <w:link w:val="af"/>
    <w:uiPriority w:val="99"/>
    <w:semiHidden/>
    <w:rsid w:val="00FE2274"/>
  </w:style>
  <w:style w:type="paragraph" w:styleId="af1">
    <w:name w:val="annotation subject"/>
    <w:basedOn w:val="af"/>
    <w:next w:val="af"/>
    <w:link w:val="af2"/>
    <w:uiPriority w:val="99"/>
    <w:semiHidden/>
    <w:unhideWhenUsed/>
    <w:rsid w:val="00FE2274"/>
    <w:rPr>
      <w:b/>
      <w:bCs/>
    </w:rPr>
  </w:style>
  <w:style w:type="character" w:customStyle="1" w:styleId="af2">
    <w:name w:val="批注主题 字符"/>
    <w:basedOn w:val="af0"/>
    <w:link w:val="af1"/>
    <w:uiPriority w:val="99"/>
    <w:semiHidden/>
    <w:rsid w:val="00FE22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https://doi.org/10.1038/s41586-024-08260-9" TargetMode="External"/><Relationship Id="rId21" Type="http://schemas.openxmlformats.org/officeDocument/2006/relationships/hyperlink" Target="https://doi.org/https://doi.org/10.1002/hbm.460020402" TargetMode="External"/><Relationship Id="rId42" Type="http://schemas.openxmlformats.org/officeDocument/2006/relationships/hyperlink" Target="https://doi.org/https://doi.org/10.1016/j.tics.2024.07.005" TargetMode="External"/><Relationship Id="rId47" Type="http://schemas.openxmlformats.org/officeDocument/2006/relationships/hyperlink" Target="https://doi.org/https://doi.org/10.1002/nla.2299" TargetMode="External"/><Relationship Id="rId63" Type="http://schemas.microsoft.com/office/2018/08/relationships/commentsExtensible" Target="commentsExtensible.xml"/><Relationship Id="rId68"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hyperlink" Target="https://doi.org/10.1109/MSP.2013.2297439" TargetMode="External"/><Relationship Id="rId29" Type="http://schemas.openxmlformats.org/officeDocument/2006/relationships/hyperlink" Target="https://doi.org/10.1137/07070111X" TargetMode="External"/><Relationship Id="rId11" Type="http://schemas.openxmlformats.org/officeDocument/2006/relationships/hyperlink" Target="https://doi.org/https://doi.org/10.1016/S0166-2236(02)02264-6" TargetMode="External"/><Relationship Id="rId24" Type="http://schemas.openxmlformats.org/officeDocument/2006/relationships/hyperlink" Target="https://doi.org/10.1093/CERCOR/BHJ050" TargetMode="External"/><Relationship Id="rId32" Type="http://schemas.openxmlformats.org/officeDocument/2006/relationships/hyperlink" Target="https://doi.org/10.1017/s0140525x11000446" TargetMode="External"/><Relationship Id="rId37" Type="http://schemas.openxmlformats.org/officeDocument/2006/relationships/hyperlink" Target="https://doi.org/https://doi.org/10.1038/s41592-022-01625-w" TargetMode="External"/><Relationship Id="rId40" Type="http://schemas.openxmlformats.org/officeDocument/2006/relationships/hyperlink" Target="https://doi.org/https://doi.org/10.1038/nature15692" TargetMode="External"/><Relationship Id="rId45" Type="http://schemas.openxmlformats.org/officeDocument/2006/relationships/hyperlink" Target="https://doi.org/10.1109/TSP.2017.2690524" TargetMode="External"/><Relationship Id="rId53" Type="http://schemas.openxmlformats.org/officeDocument/2006/relationships/hyperlink" Target="https://doi.org/https://doi.org/10.1016/j.plrev.2018.12.004" TargetMode="External"/><Relationship Id="rId58" Type="http://schemas.openxmlformats.org/officeDocument/2006/relationships/image" Target="media/image3.jpeg"/><Relationship Id="rId66" Type="http://schemas.openxmlformats.org/officeDocument/2006/relationships/image" Target="media/image7.tif"/><Relationship Id="rId74" Type="http://schemas.openxmlformats.org/officeDocument/2006/relationships/theme" Target="theme/theme1.xml"/><Relationship Id="rId5" Type="http://schemas.openxmlformats.org/officeDocument/2006/relationships/webSettings" Target="webSettings.xml"/><Relationship Id="rId61" Type="http://schemas.microsoft.com/office/2011/relationships/commentsExtended" Target="commentsExtended.xml"/><Relationship Id="rId19" Type="http://schemas.openxmlformats.org/officeDocument/2006/relationships/hyperlink" Target="https://doi.org/https://doi.org/10.1037/0033-2909.124.2.197" TargetMode="External"/><Relationship Id="rId14" Type="http://schemas.openxmlformats.org/officeDocument/2006/relationships/hyperlink" Target="https://doi.org/https://doi.org/10.1038/nrn3214" TargetMode="External"/><Relationship Id="rId22" Type="http://schemas.openxmlformats.org/officeDocument/2006/relationships/hyperlink" Target="https://doi.org/PMC2783433" TargetMode="External"/><Relationship Id="rId27" Type="http://schemas.openxmlformats.org/officeDocument/2006/relationships/hyperlink" Target="https://doi.org/10.1109/JPROC.2015.2455028" TargetMode="External"/><Relationship Id="rId30" Type="http://schemas.openxmlformats.org/officeDocument/2006/relationships/hyperlink" Target="https://doi.org/10.3174/ajnr.A3263" TargetMode="External"/><Relationship Id="rId35" Type="http://schemas.openxmlformats.org/officeDocument/2006/relationships/hyperlink" Target="https://doi.org/https://doi.org/10.1038/nature06976" TargetMode="External"/><Relationship Id="rId43" Type="http://schemas.openxmlformats.org/officeDocument/2006/relationships/hyperlink" Target="https://doi.org/https://doi.org/10.1038/mp.2010.4" TargetMode="External"/><Relationship Id="rId48" Type="http://schemas.openxmlformats.org/officeDocument/2006/relationships/hyperlink" Target="https://doi.org/https://doi.org/10.1037/0022-3514.83.3.767" TargetMode="External"/><Relationship Id="rId56" Type="http://schemas.openxmlformats.org/officeDocument/2006/relationships/hyperlink" Target="https://doi.org/10.1109/TSP.2016.2586759" TargetMode="External"/><Relationship Id="rId64" Type="http://schemas.openxmlformats.org/officeDocument/2006/relationships/image" Target="media/image5.jpeg"/><Relationship Id="rId69" Type="http://schemas.openxmlformats.org/officeDocument/2006/relationships/image" Target="media/image10.jpeg"/><Relationship Id="rId8" Type="http://schemas.openxmlformats.org/officeDocument/2006/relationships/image" Target="media/image1.png"/><Relationship Id="rId51" Type="http://schemas.openxmlformats.org/officeDocument/2006/relationships/hyperlink" Target="https://doi.org/10.1007/s11031-011-9238-5"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doi.org/10.1109/TMI.2003.822821" TargetMode="External"/><Relationship Id="rId17" Type="http://schemas.openxmlformats.org/officeDocument/2006/relationships/hyperlink" Target="https://doi.org/https://doi.org/10.1038/nn.4499" TargetMode="External"/><Relationship Id="rId25" Type="http://schemas.openxmlformats.org/officeDocument/2006/relationships/hyperlink" Target="https://doi.org/https://doi.org/10.3389/fnhum.2018.00297" TargetMode="External"/><Relationship Id="rId33" Type="http://schemas.openxmlformats.org/officeDocument/2006/relationships/hyperlink" Target="https://doi.org/https://doi.org/10.1016/j.neuroimage.2016.09.008" TargetMode="External"/><Relationship Id="rId38" Type="http://schemas.openxmlformats.org/officeDocument/2006/relationships/hyperlink" Target="https://doi.org/https://doi.org/10.1176/appi.ajp.2007.07071145" TargetMode="External"/><Relationship Id="rId46" Type="http://schemas.openxmlformats.org/officeDocument/2006/relationships/hyperlink" Target="https://doi.org/https://doi.org/10.1016/j.neuron.2017.12.018" TargetMode="External"/><Relationship Id="rId59" Type="http://schemas.openxmlformats.org/officeDocument/2006/relationships/image" Target="media/image4.jpeg"/><Relationship Id="rId67" Type="http://schemas.openxmlformats.org/officeDocument/2006/relationships/image" Target="media/image8.jpeg"/><Relationship Id="rId20" Type="http://schemas.openxmlformats.org/officeDocument/2006/relationships/hyperlink" Target="https://doi.org/https://doi.org/10.1371/journal.pone.0121945" TargetMode="External"/><Relationship Id="rId41" Type="http://schemas.openxmlformats.org/officeDocument/2006/relationships/hyperlink" Target="https://doi.org/https://doi.org/10.1038/71156" TargetMode="External"/><Relationship Id="rId54" Type="http://schemas.openxmlformats.org/officeDocument/2006/relationships/hyperlink" Target="https://doi.org/https://doi.org/10.1038/s41591-023-02317-4" TargetMode="External"/><Relationship Id="rId62" Type="http://schemas.microsoft.com/office/2016/09/relationships/commentsIds" Target="commentsIds.xml"/><Relationship Id="rId7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hyperlink" Target="mailto:tianyejia@fudan.edu.cn" TargetMode="External"/><Relationship Id="rId15" Type="http://schemas.openxmlformats.org/officeDocument/2006/relationships/hyperlink" Target="https://doi.org/https://doi.org/10.1016/j.jad.2021.08.148" TargetMode="External"/><Relationship Id="rId23" Type="http://schemas.openxmlformats.org/officeDocument/2006/relationships/hyperlink" Target="https://doi.org/https://doi.org/10.1038/npp.2014.236" TargetMode="External"/><Relationship Id="rId28" Type="http://schemas.openxmlformats.org/officeDocument/2006/relationships/hyperlink" Target="https://doi.org/10.1016/j.neuroimage.2008.03.059" TargetMode="External"/><Relationship Id="rId36" Type="http://schemas.openxmlformats.org/officeDocument/2006/relationships/hyperlink" Target="https://doi.org/https://doi.org/10.1016/j.tins.2024.05.007" TargetMode="External"/><Relationship Id="rId49" Type="http://schemas.openxmlformats.org/officeDocument/2006/relationships/hyperlink" Target="https://doi.org/10.1037/0033-2909.134.1.138" TargetMode="External"/><Relationship Id="rId57" Type="http://schemas.openxmlformats.org/officeDocument/2006/relationships/image" Target="media/image2.tiff"/><Relationship Id="rId10" Type="http://schemas.openxmlformats.org/officeDocument/2006/relationships/hyperlink" Target="https://github.com/q-resource/TDAP" TargetMode="External"/><Relationship Id="rId31" Type="http://schemas.openxmlformats.org/officeDocument/2006/relationships/hyperlink" Target="https://doi.org/https://doi.org/10.1016/j.neuroimage.2020.117615" TargetMode="External"/><Relationship Id="rId44" Type="http://schemas.openxmlformats.org/officeDocument/2006/relationships/hyperlink" Target="https://doi.org/10.1016/S0006-3223(01)01263-X" TargetMode="External"/><Relationship Id="rId52" Type="http://schemas.openxmlformats.org/officeDocument/2006/relationships/hyperlink" Target="https://doi.org/https://doi.org/10.3758/s13415-023-01140-1" TargetMode="External"/><Relationship Id="rId60" Type="http://schemas.openxmlformats.org/officeDocument/2006/relationships/comments" Target="comments.xml"/><Relationship Id="rId65" Type="http://schemas.openxmlformats.org/officeDocument/2006/relationships/image" Target="media/image6.jpeg"/><Relationship Id="rId73"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imagen2.cea.fr/" TargetMode="External"/><Relationship Id="rId13" Type="http://schemas.openxmlformats.org/officeDocument/2006/relationships/hyperlink" Target="https://doi.org/https://doi.org/10.1093/cercor/bhl070" TargetMode="External"/><Relationship Id="rId18" Type="http://schemas.openxmlformats.org/officeDocument/2006/relationships/hyperlink" Target="https://doi.org/https://doi.org/10.1007/s11065-023-09609-z" TargetMode="External"/><Relationship Id="rId39" Type="http://schemas.openxmlformats.org/officeDocument/2006/relationships/hyperlink" Target="https://doi.org/https://doi.org/10.1006/nimg.2002.1087" TargetMode="External"/><Relationship Id="rId34" Type="http://schemas.openxmlformats.org/officeDocument/2006/relationships/hyperlink" Target="https://doi.org/https://doi.org/10.1007/s00429-022-02462-5" TargetMode="External"/><Relationship Id="rId50" Type="http://schemas.openxmlformats.org/officeDocument/2006/relationships/hyperlink" Target="https://doi.org/10.1016/j.neuron.2014.12.055" TargetMode="External"/><Relationship Id="rId55" Type="http://schemas.openxmlformats.org/officeDocument/2006/relationships/hyperlink" Target="https://doi.org/10.1016/j.jad.2008.10.013" TargetMode="External"/><Relationship Id="rId7" Type="http://schemas.openxmlformats.org/officeDocument/2006/relationships/hyperlink" Target="mailto:jianfeng64@gmail.com" TargetMode="External"/><Relationship Id="rId7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902C3-1554-F74E-ABA2-67A434594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1489</TotalTime>
  <Pages>37</Pages>
  <Words>17593</Words>
  <Characters>100282</Characters>
  <Application>Microsoft Office Word</Application>
  <DocSecurity>0</DocSecurity>
  <Lines>835</Lines>
  <Paragraphs>235</Paragraphs>
  <ScaleCrop>false</ScaleCrop>
  <Company/>
  <LinksUpToDate>false</LinksUpToDate>
  <CharactersWithSpaces>117640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rongquan zhai</dc:creator>
  <cp:keywords/>
  <dc:description/>
  <cp:lastModifiedBy>rongquan zhai</cp:lastModifiedBy>
  <cp:revision>427</cp:revision>
  <dcterms:created xsi:type="dcterms:W3CDTF">2024-12-11T03:55:00Z</dcterms:created>
  <dcterms:modified xsi:type="dcterms:W3CDTF">2025-04-16T06:48:00Z</dcterms:modified>
</cp:coreProperties>
</file>